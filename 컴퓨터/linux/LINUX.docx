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CFB" w:rsidRDefault="00BF7CB0" w:rsidP="00BF7CB0">
      <w:pPr>
        <w:jc w:val="center"/>
        <w:rPr>
          <w:sz w:val="48"/>
          <w:szCs w:val="48"/>
        </w:rPr>
      </w:pPr>
      <w:r w:rsidRPr="00BF7CB0">
        <w:rPr>
          <w:rFonts w:hint="eastAsia"/>
          <w:sz w:val="48"/>
          <w:szCs w:val="48"/>
        </w:rPr>
        <w:t>LINUX</w:t>
      </w:r>
    </w:p>
    <w:p w:rsidR="00BF7CB0" w:rsidRPr="00BF7CB0" w:rsidRDefault="00BF7CB0" w:rsidP="00BF7CB0">
      <w:pPr>
        <w:pStyle w:val="a3"/>
        <w:jc w:val="left"/>
        <w:rPr>
          <w:rFonts w:ascii="굴림" w:eastAsia="굴림" w:hAnsi="굴림"/>
        </w:rPr>
      </w:pPr>
      <w:r w:rsidRPr="00BF7CB0">
        <w:rPr>
          <w:rFonts w:ascii="굴림" w:eastAsia="굴림" w:hAnsi="굴림" w:hint="eastAsia"/>
          <w:b/>
          <w:bCs/>
          <w:noProof/>
          <w:color w:val="0000F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1553210</wp:posOffset>
            </wp:positionH>
            <wp:positionV relativeFrom="page">
              <wp:posOffset>2506980</wp:posOffset>
            </wp:positionV>
            <wp:extent cx="2350135" cy="1592580"/>
            <wp:effectExtent l="19050" t="0" r="0" b="0"/>
            <wp:wrapThrough wrapText="bothSides">
              <wp:wrapPolygon edited="0">
                <wp:start x="-175" y="0"/>
                <wp:lineTo x="-175" y="21445"/>
                <wp:lineTo x="21536" y="21445"/>
                <wp:lineTo x="21536" y="0"/>
                <wp:lineTo x="-175" y="0"/>
              </wp:wrapPolygon>
            </wp:wrapThrough>
            <wp:docPr id="3" name="_x73770928" descr="EMB000010845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3770928" descr="EMB000010845de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35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CB0">
        <w:rPr>
          <w:rFonts w:ascii="굴림" w:eastAsia="굴림" w:hAnsi="굴림" w:hint="eastAsia"/>
          <w:b/>
          <w:bCs/>
          <w:color w:val="0000FF"/>
        </w:rPr>
        <w:t>섹터:</w:t>
      </w:r>
      <w:r w:rsidRPr="00BF7CB0">
        <w:rPr>
          <w:rFonts w:ascii="굴림" w:eastAsia="굴림" w:hAnsi="굴림" w:hint="eastAsia"/>
        </w:rPr>
        <w:t xml:space="preserve"> 마치 케이크를 자를 때 생기는 부채꼴 형상의 형태를 다시 트랙 단위로 나눈 형태이다. 데이터 기록의 가장 기본 단위이다. 보통 512Bytes의 데이터 영역과 69Bytes의 개별 코드를 갖는다. 즉 571Bytes의 공간을 차지하는 것이다. 섹터에는 고유 번호가 붙어 이 값을 통해 하드디스크에 저장된 데이터의 위치를 나타내게 된다. 이는 트랙과 함께 가장 중요한 단위가 된다.</w:t>
      </w:r>
    </w:p>
    <w:p w:rsidR="00BF7CB0" w:rsidRDefault="00BF7CB0" w:rsidP="00BF7CB0">
      <w:pPr>
        <w:pStyle w:val="a3"/>
        <w:jc w:val="left"/>
      </w:pPr>
    </w:p>
    <w:p w:rsidR="00BF7CB0" w:rsidRDefault="00BF7CB0" w:rsidP="00BF7CB0">
      <w:pPr>
        <w:jc w:val="center"/>
        <w:rPr>
          <w:sz w:val="48"/>
          <w:szCs w:val="48"/>
        </w:rPr>
      </w:pPr>
    </w:p>
    <w:p w:rsidR="00BF7CB0" w:rsidRDefault="00BF7CB0" w:rsidP="00BF7CB0">
      <w:pPr>
        <w:jc w:val="center"/>
        <w:rPr>
          <w:sz w:val="48"/>
          <w:szCs w:val="48"/>
        </w:rPr>
      </w:pPr>
    </w:p>
    <w:p w:rsidR="00BF7CB0" w:rsidRDefault="00BF7CB0" w:rsidP="00BF7CB0">
      <w:pPr>
        <w:jc w:val="center"/>
        <w:rPr>
          <w:sz w:val="48"/>
          <w:szCs w:val="48"/>
        </w:rPr>
      </w:pPr>
    </w:p>
    <w:p w:rsidR="00BF7CB0" w:rsidRDefault="00BF7CB0" w:rsidP="00BF7CB0">
      <w:pPr>
        <w:jc w:val="left"/>
        <w:rPr>
          <w:szCs w:val="20"/>
        </w:rPr>
      </w:pPr>
      <w:r>
        <w:rPr>
          <w:rFonts w:hint="eastAsia"/>
          <w:szCs w:val="20"/>
        </w:rPr>
        <w:t>일반 하드는  프라이머리 파티션 / 확장 파티션 / 논리파티션 구성됨</w:t>
      </w:r>
    </w:p>
    <w:p w:rsidR="00BF7CB0" w:rsidRDefault="00BF7CB0" w:rsidP="00BF7CB0">
      <w:pPr>
        <w:jc w:val="left"/>
        <w:rPr>
          <w:szCs w:val="20"/>
        </w:rPr>
      </w:pPr>
      <w:r>
        <w:rPr>
          <w:rFonts w:hint="eastAsia"/>
          <w:szCs w:val="20"/>
        </w:rPr>
        <w:t xml:space="preserve">리눅스에서는  프라이머리 파티션 과 확장파티션 </w:t>
      </w:r>
      <w:r w:rsidR="00D41460">
        <w:rPr>
          <w:rFonts w:hint="eastAsia"/>
          <w:szCs w:val="20"/>
        </w:rPr>
        <w:t>확장</w:t>
      </w:r>
      <w:r>
        <w:rPr>
          <w:rFonts w:hint="eastAsia"/>
          <w:szCs w:val="20"/>
        </w:rPr>
        <w:t xml:space="preserve"> 파티션으로 나눠질수있습니다.</w:t>
      </w:r>
    </w:p>
    <w:p w:rsidR="00AA0F8D" w:rsidRDefault="00AA0F8D" w:rsidP="00BF7CB0">
      <w:pPr>
        <w:jc w:val="left"/>
        <w:rPr>
          <w:szCs w:val="20"/>
        </w:rPr>
      </w:pPr>
      <w:r>
        <w:rPr>
          <w:rFonts w:hint="eastAsia"/>
          <w:szCs w:val="20"/>
        </w:rPr>
        <w:t>최대 프라이머리 파티션 4개   하나의 프라이머리 파티션당 63개까지의 확장파티션가능</w:t>
      </w:r>
    </w:p>
    <w:p w:rsidR="007630AA" w:rsidRDefault="007630AA" w:rsidP="00BF7CB0">
      <w:pPr>
        <w:jc w:val="left"/>
        <w:rPr>
          <w:szCs w:val="20"/>
        </w:rPr>
      </w:pPr>
    </w:p>
    <w:p w:rsidR="007630AA" w:rsidRDefault="007630AA" w:rsidP="00BF7CB0">
      <w:pPr>
        <w:jc w:val="left"/>
        <w:rPr>
          <w:szCs w:val="20"/>
        </w:rPr>
      </w:pPr>
      <w:r>
        <w:rPr>
          <w:rFonts w:hint="eastAsia"/>
          <w:szCs w:val="20"/>
        </w:rPr>
        <w:t xml:space="preserve">하나의 프라이머리 파티션에 하나의 swap 파티션이 </w:t>
      </w:r>
      <w:r w:rsidR="00612324">
        <w:rPr>
          <w:rFonts w:hint="eastAsia"/>
          <w:szCs w:val="20"/>
        </w:rPr>
        <w:t>있어야한다</w:t>
      </w:r>
    </w:p>
    <w:tbl>
      <w:tblPr>
        <w:tblStyle w:val="a4"/>
        <w:tblpPr w:leftFromText="142" w:rightFromText="142" w:vertAnchor="text" w:horzAnchor="margin" w:tblpY="171"/>
        <w:tblW w:w="0" w:type="auto"/>
        <w:tblLook w:val="04A0"/>
      </w:tblPr>
      <w:tblGrid>
        <w:gridCol w:w="3074"/>
        <w:gridCol w:w="3075"/>
        <w:gridCol w:w="3075"/>
      </w:tblGrid>
      <w:tr w:rsidR="00691646" w:rsidTr="00691646">
        <w:tc>
          <w:tcPr>
            <w:tcW w:w="3074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 w:rsidRPr="0046650F">
              <w:rPr>
                <w:rFonts w:hint="eastAsia"/>
                <w:szCs w:val="20"/>
              </w:rPr>
              <w:t>EIDE HDD</w:t>
            </w:r>
            <w:r>
              <w:rPr>
                <w:rFonts w:hint="eastAsia"/>
                <w:szCs w:val="20"/>
              </w:rPr>
              <w:t xml:space="preserve"> 연결순서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리눅스 하드디스크 명칭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파티션종류</w:t>
            </w:r>
          </w:p>
        </w:tc>
      </w:tr>
      <w:tr w:rsidR="00691646" w:rsidTr="00691646">
        <w:tc>
          <w:tcPr>
            <w:tcW w:w="3074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Primary Master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/dev/</w:t>
            </w: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da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Hda1</w:t>
            </w:r>
            <w:r>
              <w:rPr>
                <w:rFonts w:hint="eastAsia"/>
                <w:szCs w:val="20"/>
              </w:rPr>
              <w:t>,hda2</w:t>
            </w:r>
            <w:r>
              <w:rPr>
                <w:szCs w:val="20"/>
              </w:rPr>
              <w:t>……</w:t>
            </w:r>
          </w:p>
        </w:tc>
      </w:tr>
      <w:tr w:rsidR="00691646" w:rsidTr="00691646">
        <w:tc>
          <w:tcPr>
            <w:tcW w:w="3074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Primary Slave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/dev/hdb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db1,hdb2</w:t>
            </w:r>
            <w:r>
              <w:rPr>
                <w:szCs w:val="20"/>
              </w:rPr>
              <w:t>…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691646" w:rsidTr="00691646">
        <w:tc>
          <w:tcPr>
            <w:tcW w:w="3074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Secondary Master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/dev/</w:t>
            </w: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dc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Hd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,hdc2</w:t>
            </w:r>
            <w:r>
              <w:rPr>
                <w:szCs w:val="20"/>
              </w:rPr>
              <w:t>……</w:t>
            </w:r>
          </w:p>
        </w:tc>
      </w:tr>
      <w:tr w:rsidR="00691646" w:rsidTr="00691646">
        <w:tc>
          <w:tcPr>
            <w:tcW w:w="3074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Secondary Slave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/dev/hdd</w:t>
            </w:r>
          </w:p>
        </w:tc>
        <w:tc>
          <w:tcPr>
            <w:tcW w:w="3075" w:type="dxa"/>
          </w:tcPr>
          <w:p w:rsidR="00691646" w:rsidRPr="0046650F" w:rsidRDefault="00691646" w:rsidP="0069164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dd1,hdd2</w:t>
            </w:r>
            <w:r>
              <w:rPr>
                <w:szCs w:val="20"/>
              </w:rPr>
              <w:t>…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691646" w:rsidTr="00691646">
        <w:tc>
          <w:tcPr>
            <w:tcW w:w="9224" w:type="dxa"/>
            <w:gridSpan w:val="3"/>
          </w:tcPr>
          <w:p w:rsidR="00691646" w:rsidRDefault="00691646" w:rsidP="0069164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(hard)     d(disk)         a(a~z)  숫자.(~~~~)</w:t>
            </w:r>
          </w:p>
        </w:tc>
      </w:tr>
    </w:tbl>
    <w:p w:rsidR="0046650F" w:rsidRPr="00691646" w:rsidRDefault="0046650F" w:rsidP="00BF7CB0">
      <w:pPr>
        <w:jc w:val="left"/>
        <w:rPr>
          <w:szCs w:val="20"/>
        </w:rPr>
      </w:pPr>
    </w:p>
    <w:p w:rsidR="0046650F" w:rsidRDefault="0046650F" w:rsidP="00BF7CB0">
      <w:pPr>
        <w:jc w:val="left"/>
        <w:rPr>
          <w:szCs w:val="20"/>
        </w:rPr>
      </w:pPr>
    </w:p>
    <w:p w:rsidR="00582804" w:rsidRDefault="00582804">
      <w:pPr>
        <w:widowControl/>
        <w:wordWrap/>
        <w:autoSpaceDE/>
        <w:autoSpaceDN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6650F" w:rsidRDefault="00582804" w:rsidP="00BF7CB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디렉토리 구조</w:t>
      </w:r>
    </w:p>
    <w:tbl>
      <w:tblPr>
        <w:tblStyle w:val="a4"/>
        <w:tblW w:w="0" w:type="auto"/>
        <w:tblLook w:val="04A0"/>
      </w:tblPr>
      <w:tblGrid>
        <w:gridCol w:w="4612"/>
        <w:gridCol w:w="4612"/>
      </w:tblGrid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기본적디렉토리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boot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부팅정보 파일 담고있는 부트 디렉토리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etc</w:t>
            </w:r>
          </w:p>
        </w:tc>
        <w:tc>
          <w:tcPr>
            <w:tcW w:w="4612" w:type="dxa"/>
          </w:tcPr>
          <w:p w:rsidR="00582804" w:rsidRDefault="00582804" w:rsidP="0058280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시스템의 중요한 설정 파일등..</w:t>
            </w:r>
          </w:p>
        </w:tc>
      </w:tr>
      <w:tr w:rsidR="00582804" w:rsidTr="00582804">
        <w:tc>
          <w:tcPr>
            <w:tcW w:w="4612" w:type="dxa"/>
          </w:tcPr>
          <w:p w:rsidR="00582804" w:rsidRP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bin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기본 실행 명령어가 있는 바이너리 디렉토리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lib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공유 라이브러리 디렉토리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home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사용자..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proc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시스템정보 피일  대부분 읽기전용</w:t>
            </w:r>
          </w:p>
          <w:p w:rsidR="00582804" w:rsidRP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장치정보라든지/인터럽트정보등..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sbin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시스템 관리에 관련된 실행 명령어</w:t>
            </w:r>
          </w:p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시스템 점검 및 복구 명령 네트우ㅏㅓ크 인터페이스 설정명령 시스템 초기 및 종류 명령 커널 모듈 등 시스템 관리에 관련된 바이너리 디렉토리로 작용.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var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가변 자료 저장 디렉토리</w:t>
            </w:r>
          </w:p>
        </w:tc>
      </w:tr>
      <w:tr w:rsidR="00582804" w:rsidTr="00582804">
        <w:tc>
          <w:tcPr>
            <w:tcW w:w="4612" w:type="dxa"/>
          </w:tcPr>
          <w:p w:rsidR="00582804" w:rsidRDefault="00582804" w:rsidP="002F50D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 w:rsidR="002F50D1">
              <w:rPr>
                <w:rFonts w:hint="eastAsia"/>
                <w:szCs w:val="20"/>
              </w:rPr>
              <w:t>usr</w:t>
            </w:r>
          </w:p>
        </w:tc>
        <w:tc>
          <w:tcPr>
            <w:tcW w:w="4612" w:type="dxa"/>
          </w:tcPr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디렉토리</w:t>
            </w:r>
          </w:p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유저/빈 는 엄청난 파일 존재 압축파일과 네트워크 실행파일 자료 전송파일등 실행 파일이 존재합니다 </w:t>
            </w:r>
          </w:p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유저/인클루트 기본 씨 라이브러리 헤더 파일과 각종 라이브러리 있습니다.</w:t>
            </w:r>
          </w:p>
          <w:p w:rsidR="00582804" w:rsidRDefault="00582804" w:rsidP="00BF7CB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유저/라이브러리  는 라이브러리와 마찬가지로 라이브러리존재.</w:t>
            </w:r>
          </w:p>
        </w:tc>
      </w:tr>
    </w:tbl>
    <w:p w:rsidR="00582804" w:rsidRDefault="00582804" w:rsidP="00BF7CB0">
      <w:pPr>
        <w:jc w:val="left"/>
        <w:rPr>
          <w:szCs w:val="20"/>
        </w:rPr>
      </w:pPr>
    </w:p>
    <w:p w:rsidR="00582804" w:rsidRDefault="00582804" w:rsidP="00BF7CB0">
      <w:pPr>
        <w:jc w:val="left"/>
        <w:rPr>
          <w:szCs w:val="20"/>
        </w:rPr>
      </w:pPr>
    </w:p>
    <w:p w:rsidR="00582804" w:rsidRDefault="00582804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582804" w:rsidRDefault="00582804" w:rsidP="00BF7CB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계정추가.</w:t>
      </w:r>
    </w:p>
    <w:p w:rsidR="00582804" w:rsidRDefault="008C305F" w:rsidP="00BF7CB0">
      <w:pPr>
        <w:jc w:val="left"/>
        <w:rPr>
          <w:szCs w:val="20"/>
        </w:rPr>
      </w:pPr>
      <w:r>
        <w:rPr>
          <w:rFonts w:hint="eastAsia"/>
          <w:szCs w:val="20"/>
        </w:rPr>
        <w:t>/이티시/페스워드에 저장  /이티시/쉐어드페스워드저장</w:t>
      </w:r>
    </w:p>
    <w:p w:rsidR="008C305F" w:rsidRDefault="008C305F" w:rsidP="00BF7CB0">
      <w:pPr>
        <w:jc w:val="left"/>
        <w:rPr>
          <w:szCs w:val="20"/>
        </w:rPr>
      </w:pPr>
      <w:r w:rsidRPr="008C305F">
        <w:rPr>
          <w:szCs w:val="20"/>
        </w:rPr>
        <w:t>vi /etc/login.defs</w:t>
      </w:r>
      <w:r>
        <w:rPr>
          <w:rFonts w:hint="eastAsia"/>
          <w:szCs w:val="20"/>
        </w:rPr>
        <w:t xml:space="preserve"> 에  </w:t>
      </w:r>
      <w:r w:rsidRPr="008C305F">
        <w:rPr>
          <w:szCs w:val="20"/>
        </w:rPr>
        <w:t>adduser</w:t>
      </w:r>
      <w:r>
        <w:rPr>
          <w:rFonts w:hint="eastAsia"/>
          <w:szCs w:val="20"/>
        </w:rPr>
        <w:t xml:space="preserve"> 할때 기본설정파일 들어있슴.</w:t>
      </w:r>
    </w:p>
    <w:p w:rsidR="008C305F" w:rsidRDefault="008C305F" w:rsidP="00BF7CB0">
      <w:pPr>
        <w:jc w:val="left"/>
        <w:rPr>
          <w:szCs w:val="20"/>
        </w:rPr>
      </w:pPr>
      <w:r>
        <w:rPr>
          <w:rFonts w:hint="eastAsia"/>
          <w:szCs w:val="20"/>
        </w:rPr>
        <w:t>유저 생성후  홈디렉토리 가보면 숨김파일이 있는데. 그건</w:t>
      </w:r>
    </w:p>
    <w:p w:rsidR="008C305F" w:rsidRDefault="008C305F" w:rsidP="00BF7CB0">
      <w:pPr>
        <w:jc w:val="left"/>
        <w:rPr>
          <w:szCs w:val="20"/>
        </w:rPr>
      </w:pPr>
      <w:r w:rsidRPr="008C305F">
        <w:rPr>
          <w:szCs w:val="20"/>
        </w:rPr>
        <w:t>/etc/skel/</w:t>
      </w:r>
      <w:r>
        <w:rPr>
          <w:rFonts w:hint="eastAsia"/>
          <w:szCs w:val="20"/>
        </w:rPr>
        <w:t xml:space="preserve">  폴더안에 있는파일이 복사되어 들어간다.</w:t>
      </w:r>
    </w:p>
    <w:p w:rsidR="008C305F" w:rsidRDefault="008C305F" w:rsidP="00BF7CB0">
      <w:pPr>
        <w:jc w:val="left"/>
        <w:rPr>
          <w:szCs w:val="20"/>
        </w:rPr>
      </w:pPr>
      <w:r>
        <w:rPr>
          <w:rFonts w:hint="eastAsia"/>
          <w:szCs w:val="20"/>
        </w:rPr>
        <w:t>유저삭제</w:t>
      </w:r>
    </w:p>
    <w:p w:rsidR="008C305F" w:rsidRDefault="008C305F" w:rsidP="00BF7CB0">
      <w:pPr>
        <w:jc w:val="left"/>
        <w:rPr>
          <w:szCs w:val="20"/>
        </w:rPr>
      </w:pPr>
      <w:r w:rsidRPr="008C305F">
        <w:rPr>
          <w:szCs w:val="20"/>
        </w:rPr>
        <w:t xml:space="preserve">userdel </w:t>
      </w:r>
      <w:r>
        <w:rPr>
          <w:szCs w:val="20"/>
        </w:rPr>
        <w:t>–</w:t>
      </w:r>
      <w:r w:rsidRPr="008C305F">
        <w:rPr>
          <w:szCs w:val="20"/>
        </w:rPr>
        <w:t>r</w:t>
      </w:r>
      <w:r>
        <w:rPr>
          <w:rFonts w:hint="eastAsia"/>
          <w:szCs w:val="20"/>
        </w:rPr>
        <w:t xml:space="preserve"> 로 홈 안에있는 폴더까지 지우자 </w:t>
      </w:r>
    </w:p>
    <w:p w:rsidR="00502F1C" w:rsidRDefault="00502F1C" w:rsidP="00BF7CB0">
      <w:pPr>
        <w:jc w:val="left"/>
        <w:rPr>
          <w:szCs w:val="20"/>
        </w:rPr>
      </w:pPr>
    </w:p>
    <w:p w:rsidR="00502F1C" w:rsidRDefault="00502F1C" w:rsidP="00BF7CB0">
      <w:pPr>
        <w:jc w:val="left"/>
        <w:rPr>
          <w:szCs w:val="20"/>
        </w:rPr>
      </w:pPr>
      <w:r>
        <w:rPr>
          <w:rFonts w:hint="eastAsia"/>
          <w:szCs w:val="20"/>
        </w:rPr>
        <w:t>부팅시 자동 마운트 되거 할려면</w:t>
      </w:r>
    </w:p>
    <w:p w:rsidR="00502F1C" w:rsidRDefault="00502F1C" w:rsidP="00BF7CB0">
      <w:pPr>
        <w:jc w:val="left"/>
        <w:rPr>
          <w:szCs w:val="20"/>
        </w:rPr>
      </w:pPr>
      <w:r w:rsidRPr="00502F1C">
        <w:rPr>
          <w:szCs w:val="20"/>
        </w:rPr>
        <w:t>vi /etc/fstab</w:t>
      </w:r>
      <w:r>
        <w:rPr>
          <w:rFonts w:hint="eastAsia"/>
          <w:szCs w:val="20"/>
        </w:rPr>
        <w:t xml:space="preserve">  수정</w:t>
      </w:r>
    </w:p>
    <w:p w:rsidR="00502F1C" w:rsidRDefault="00502F1C" w:rsidP="00BF7CB0">
      <w:pPr>
        <w:jc w:val="left"/>
        <w:rPr>
          <w:szCs w:val="20"/>
        </w:rPr>
      </w:pPr>
    </w:p>
    <w:p w:rsidR="00502F1C" w:rsidRDefault="00502F1C" w:rsidP="00BF7CB0">
      <w:pPr>
        <w:jc w:val="left"/>
        <w:rPr>
          <w:szCs w:val="20"/>
        </w:rPr>
      </w:pPr>
      <w:r>
        <w:rPr>
          <w:rFonts w:hint="eastAsia"/>
          <w:szCs w:val="20"/>
        </w:rPr>
        <w:t>압축 아카이브 파일 만들기</w:t>
      </w:r>
    </w:p>
    <w:p w:rsidR="00502F1C" w:rsidRDefault="00502F1C" w:rsidP="00BF7CB0">
      <w:pPr>
        <w:jc w:val="left"/>
        <w:rPr>
          <w:szCs w:val="20"/>
        </w:rPr>
      </w:pPr>
      <w:r>
        <w:rPr>
          <w:szCs w:val="20"/>
        </w:rPr>
        <w:t xml:space="preserve">tar cvf tt.tar /etc   </w:t>
      </w:r>
      <w:r>
        <w:rPr>
          <w:rFonts w:hint="eastAsia"/>
          <w:szCs w:val="20"/>
        </w:rPr>
        <w:t xml:space="preserve"> 에프:타 만들어 브이:보여라  씨:아카이브</w:t>
      </w:r>
    </w:p>
    <w:p w:rsidR="00502F1C" w:rsidRDefault="00502F1C" w:rsidP="00BF7CB0">
      <w:pPr>
        <w:jc w:val="left"/>
        <w:rPr>
          <w:szCs w:val="20"/>
        </w:rPr>
      </w:pPr>
      <w:r w:rsidRPr="00502F1C">
        <w:rPr>
          <w:szCs w:val="20"/>
        </w:rPr>
        <w:t xml:space="preserve">tar x vf tt.tar /etc   </w:t>
      </w:r>
    </w:p>
    <w:p w:rsidR="00502F1C" w:rsidRDefault="00502F1C" w:rsidP="00BF7CB0">
      <w:pPr>
        <w:jc w:val="left"/>
        <w:rPr>
          <w:szCs w:val="20"/>
        </w:rPr>
      </w:pPr>
      <w:r w:rsidRPr="00502F1C">
        <w:rPr>
          <w:szCs w:val="20"/>
        </w:rPr>
        <w:t>tar r</w:t>
      </w:r>
      <w:r>
        <w:rPr>
          <w:szCs w:val="20"/>
        </w:rPr>
        <w:t xml:space="preserve">vf tt.tar /etc   </w:t>
      </w:r>
      <w:r>
        <w:rPr>
          <w:rFonts w:hint="eastAsia"/>
          <w:szCs w:val="20"/>
        </w:rPr>
        <w:t xml:space="preserve"> // 추가 해라.</w:t>
      </w:r>
    </w:p>
    <w:p w:rsidR="00502F1C" w:rsidRDefault="00502F1C" w:rsidP="00502F1C">
      <w:pPr>
        <w:jc w:val="left"/>
        <w:rPr>
          <w:szCs w:val="20"/>
        </w:rPr>
      </w:pPr>
      <w:r w:rsidRPr="00502F1C">
        <w:rPr>
          <w:szCs w:val="20"/>
        </w:rPr>
        <w:t>tar u</w:t>
      </w:r>
      <w:r>
        <w:rPr>
          <w:szCs w:val="20"/>
        </w:rPr>
        <w:t xml:space="preserve">vf tt.tar /etc   </w:t>
      </w:r>
      <w:r>
        <w:rPr>
          <w:rFonts w:hint="eastAsia"/>
          <w:szCs w:val="20"/>
        </w:rPr>
        <w:t xml:space="preserve"> // 업데이트  수정된것만</w:t>
      </w:r>
    </w:p>
    <w:p w:rsidR="00502F1C" w:rsidRDefault="00502F1C" w:rsidP="00502F1C">
      <w:pPr>
        <w:jc w:val="left"/>
        <w:rPr>
          <w:szCs w:val="20"/>
        </w:rPr>
      </w:pPr>
      <w:r>
        <w:rPr>
          <w:rFonts w:hint="eastAsia"/>
          <w:szCs w:val="20"/>
        </w:rPr>
        <w:t>구누집으로 또다시 묵인걸 풀려면  제트 옵션을 주면된단</w:t>
      </w:r>
    </w:p>
    <w:p w:rsidR="00D35F9D" w:rsidRDefault="00D35F9D" w:rsidP="00502F1C">
      <w:pPr>
        <w:jc w:val="left"/>
        <w:rPr>
          <w:szCs w:val="20"/>
        </w:rPr>
      </w:pPr>
      <w:r w:rsidRPr="00D35F9D">
        <w:rPr>
          <w:szCs w:val="20"/>
        </w:rPr>
        <w:t>zip  uzip</w:t>
      </w:r>
      <w:r>
        <w:rPr>
          <w:rFonts w:hint="eastAsia"/>
          <w:szCs w:val="20"/>
        </w:rPr>
        <w:t xml:space="preserve"> 또한 그냥 집으묶은거 풀거.</w:t>
      </w:r>
    </w:p>
    <w:p w:rsidR="00270EFE" w:rsidRDefault="00270EFE" w:rsidP="00502F1C">
      <w:pPr>
        <w:jc w:val="left"/>
        <w:rPr>
          <w:szCs w:val="20"/>
        </w:rPr>
      </w:pPr>
    </w:p>
    <w:p w:rsidR="00270EFE" w:rsidRDefault="00270EFE" w:rsidP="00502F1C">
      <w:pPr>
        <w:jc w:val="left"/>
        <w:rPr>
          <w:szCs w:val="20"/>
        </w:rPr>
      </w:pPr>
    </w:p>
    <w:p w:rsidR="00270EFE" w:rsidRDefault="00270EFE" w:rsidP="00502F1C">
      <w:pPr>
        <w:jc w:val="left"/>
        <w:rPr>
          <w:szCs w:val="20"/>
        </w:rPr>
      </w:pPr>
      <w:r>
        <w:rPr>
          <w:rFonts w:hint="eastAsia"/>
          <w:szCs w:val="20"/>
        </w:rPr>
        <w:t>쉘</w:t>
      </w:r>
    </w:p>
    <w:p w:rsidR="00270EFE" w:rsidRPr="00270EFE" w:rsidRDefault="00270EFE" w:rsidP="00270EFE">
      <w:pPr>
        <w:jc w:val="left"/>
        <w:rPr>
          <w:szCs w:val="20"/>
        </w:rPr>
      </w:pPr>
      <w:r w:rsidRPr="00270EFE">
        <w:rPr>
          <w:szCs w:val="20"/>
        </w:rPr>
        <w:t>-rw-------  1 root root    9939 May 18 23:21 .bash_history</w:t>
      </w:r>
      <w:r>
        <w:rPr>
          <w:rFonts w:hint="eastAsia"/>
          <w:szCs w:val="20"/>
        </w:rPr>
        <w:t xml:space="preserve"> :히스토리</w:t>
      </w:r>
    </w:p>
    <w:p w:rsidR="00270EFE" w:rsidRPr="00270EFE" w:rsidRDefault="00270EFE" w:rsidP="00270EFE">
      <w:pPr>
        <w:jc w:val="left"/>
        <w:rPr>
          <w:szCs w:val="20"/>
        </w:rPr>
      </w:pPr>
      <w:r w:rsidRPr="00270EFE">
        <w:rPr>
          <w:szCs w:val="20"/>
        </w:rPr>
        <w:t>-rw-r--r--  1 root root      24 Jan  6  2007 .bash_logout</w:t>
      </w:r>
      <w:r>
        <w:rPr>
          <w:rFonts w:hint="eastAsia"/>
          <w:szCs w:val="20"/>
        </w:rPr>
        <w:t xml:space="preserve"> : 로그아웃시</w:t>
      </w:r>
    </w:p>
    <w:p w:rsidR="00270EFE" w:rsidRPr="00270EFE" w:rsidRDefault="00270EFE" w:rsidP="00270EFE">
      <w:pPr>
        <w:jc w:val="left"/>
        <w:rPr>
          <w:szCs w:val="20"/>
        </w:rPr>
      </w:pPr>
      <w:r w:rsidRPr="00270EFE">
        <w:rPr>
          <w:szCs w:val="20"/>
        </w:rPr>
        <w:t>-rw-r--r--  1 root root     191 Jan  6  2007 .bash_profile</w:t>
      </w:r>
      <w:r>
        <w:rPr>
          <w:rFonts w:hint="eastAsia"/>
          <w:szCs w:val="20"/>
        </w:rPr>
        <w:t xml:space="preserve"> : 환경설정</w:t>
      </w:r>
      <w:r w:rsidR="001E1A10">
        <w:rPr>
          <w:rFonts w:hint="eastAsia"/>
          <w:szCs w:val="20"/>
        </w:rPr>
        <w:t xml:space="preserve"> : 변수등..</w:t>
      </w:r>
    </w:p>
    <w:p w:rsidR="00270EFE" w:rsidRDefault="00270EFE" w:rsidP="00270EFE">
      <w:pPr>
        <w:jc w:val="left"/>
        <w:rPr>
          <w:szCs w:val="20"/>
        </w:rPr>
      </w:pPr>
      <w:r w:rsidRPr="00270EFE">
        <w:rPr>
          <w:szCs w:val="20"/>
        </w:rPr>
        <w:t>-rw-r--r--  1 root root     176 Jan  6  2007 .bashrc</w:t>
      </w:r>
      <w:r>
        <w:rPr>
          <w:rFonts w:hint="eastAsia"/>
          <w:szCs w:val="20"/>
        </w:rPr>
        <w:t xml:space="preserve"> :알리어스 등.ㄴ</w:t>
      </w:r>
    </w:p>
    <w:p w:rsidR="00F346B7" w:rsidRDefault="00F346B7" w:rsidP="00270EFE">
      <w:pPr>
        <w:jc w:val="left"/>
        <w:rPr>
          <w:szCs w:val="20"/>
        </w:rPr>
      </w:pPr>
      <w:r>
        <w:rPr>
          <w:rFonts w:hint="eastAsia"/>
          <w:szCs w:val="20"/>
        </w:rPr>
        <w:t>프로세스 상황</w:t>
      </w:r>
    </w:p>
    <w:p w:rsidR="00F346B7" w:rsidRPr="00F346B7" w:rsidRDefault="00F346B7" w:rsidP="00F346B7">
      <w:pPr>
        <w:jc w:val="left"/>
        <w:rPr>
          <w:szCs w:val="20"/>
        </w:rPr>
      </w:pPr>
      <w:r>
        <w:rPr>
          <w:szCs w:val="20"/>
        </w:rPr>
        <w:t xml:space="preserve">USER    </w:t>
      </w:r>
      <w:r w:rsidRPr="00F346B7">
        <w:rPr>
          <w:szCs w:val="20"/>
        </w:rPr>
        <w:t xml:space="preserve"> </w:t>
      </w:r>
      <w:r>
        <w:rPr>
          <w:rFonts w:hint="eastAsia"/>
          <w:szCs w:val="20"/>
        </w:rPr>
        <w:t xml:space="preserve">  </w:t>
      </w:r>
      <w:r w:rsidRPr="00F346B7">
        <w:rPr>
          <w:szCs w:val="20"/>
        </w:rPr>
        <w:t xml:space="preserve">PID %CPU %MEM    VSZ   RSS TTY      STAT START   </w:t>
      </w:r>
      <w:r w:rsidR="00BF75FB">
        <w:rPr>
          <w:rFonts w:hint="eastAsia"/>
          <w:szCs w:val="20"/>
        </w:rPr>
        <w:t>:</w:t>
      </w:r>
      <w:r w:rsidRPr="00F346B7">
        <w:rPr>
          <w:szCs w:val="20"/>
        </w:rPr>
        <w:t>TIME COMMAND</w:t>
      </w:r>
    </w:p>
    <w:p w:rsidR="00F346B7" w:rsidRP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 xml:space="preserve">root         1  0.0  0.1   2072   656 ?        Ss   22:10   0:00 init [5]                             </w:t>
      </w:r>
    </w:p>
    <w:p w:rsidR="00F346B7" w:rsidRP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root         2  0.0  0.0      0     0 ?        S&lt;   22:10   0:00 [migration/0]</w:t>
      </w:r>
    </w:p>
    <w:p w:rsidR="00F346B7" w:rsidRP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root         3  0.0  0.0      0     0 ?        SN   22:10   0:00 [ksoftirqd/0]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root         4  0.0  0.0      0     0 ?        S&lt;   22:10   0:00 [watchdog/0]</w:t>
      </w:r>
    </w:p>
    <w:p w:rsidR="00F346B7" w:rsidRDefault="00F346B7" w:rsidP="00F346B7">
      <w:pPr>
        <w:jc w:val="left"/>
        <w:rPr>
          <w:szCs w:val="20"/>
        </w:rPr>
      </w:pP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STAT</w:t>
      </w:r>
      <w:r>
        <w:rPr>
          <w:rFonts w:hint="eastAsia"/>
          <w:szCs w:val="20"/>
        </w:rPr>
        <w:t xml:space="preserve"> :</w:t>
      </w:r>
    </w:p>
    <w:p w:rsidR="00F346B7" w:rsidRDefault="00F346B7" w:rsidP="00F346B7">
      <w:pPr>
        <w:jc w:val="left"/>
        <w:rPr>
          <w:szCs w:val="20"/>
        </w:rPr>
      </w:pPr>
      <w:r>
        <w:rPr>
          <w:rFonts w:hint="eastAsia"/>
          <w:szCs w:val="20"/>
        </w:rPr>
        <w:t xml:space="preserve">1]  </w:t>
      </w:r>
      <w:r w:rsidRPr="00F346B7">
        <w:rPr>
          <w:szCs w:val="20"/>
        </w:rPr>
        <w:t>R</w:t>
      </w:r>
      <w:r>
        <w:rPr>
          <w:rFonts w:hint="eastAsia"/>
          <w:szCs w:val="20"/>
        </w:rPr>
        <w:t xml:space="preserve">: 실행대기 </w:t>
      </w:r>
      <w:r w:rsidRPr="00F346B7">
        <w:rPr>
          <w:szCs w:val="20"/>
        </w:rPr>
        <w:t>S</w:t>
      </w:r>
      <w:r>
        <w:rPr>
          <w:rFonts w:hint="eastAsia"/>
          <w:szCs w:val="20"/>
        </w:rPr>
        <w:t xml:space="preserve">:잠든상태 </w:t>
      </w:r>
      <w:r w:rsidRPr="00F346B7">
        <w:rPr>
          <w:szCs w:val="20"/>
        </w:rPr>
        <w:t>D</w:t>
      </w:r>
      <w:r>
        <w:rPr>
          <w:rFonts w:hint="eastAsia"/>
          <w:szCs w:val="20"/>
        </w:rPr>
        <w:t xml:space="preserve">: 입출력기다리는 인터럽트 </w:t>
      </w:r>
      <w:r w:rsidRPr="00F346B7">
        <w:rPr>
          <w:szCs w:val="20"/>
        </w:rPr>
        <w:t>T</w:t>
      </w:r>
      <w:r>
        <w:rPr>
          <w:rFonts w:hint="eastAsia"/>
          <w:szCs w:val="20"/>
        </w:rPr>
        <w:t xml:space="preserve">: 멈추거나 흔적있음 </w:t>
      </w:r>
      <w:r w:rsidRPr="00F346B7">
        <w:rPr>
          <w:szCs w:val="20"/>
        </w:rPr>
        <w:t>Z</w:t>
      </w:r>
      <w:r>
        <w:rPr>
          <w:rFonts w:hint="eastAsia"/>
          <w:szCs w:val="20"/>
        </w:rPr>
        <w:t xml:space="preserve">: 좀비완전죽음 </w:t>
      </w:r>
    </w:p>
    <w:p w:rsidR="00F346B7" w:rsidRDefault="00F346B7" w:rsidP="00F346B7">
      <w:pPr>
        <w:jc w:val="left"/>
        <w:rPr>
          <w:szCs w:val="20"/>
        </w:rPr>
      </w:pPr>
      <w:r>
        <w:rPr>
          <w:rFonts w:hint="eastAsia"/>
          <w:szCs w:val="20"/>
        </w:rPr>
        <w:t xml:space="preserve">2] </w:t>
      </w:r>
      <w:r w:rsidRPr="00F346B7">
        <w:rPr>
          <w:szCs w:val="20"/>
        </w:rPr>
        <w:t>W</w:t>
      </w:r>
      <w:r>
        <w:rPr>
          <w:rFonts w:hint="eastAsia"/>
          <w:szCs w:val="20"/>
        </w:rPr>
        <w:t xml:space="preserve">: 상주영역이없는상태 </w:t>
      </w:r>
      <w:r w:rsidRPr="00F346B7">
        <w:rPr>
          <w:szCs w:val="20"/>
        </w:rPr>
        <w:t xml:space="preserve"> &lt; </w:t>
      </w:r>
      <w:r>
        <w:rPr>
          <w:rFonts w:hint="eastAsia"/>
          <w:szCs w:val="20"/>
        </w:rPr>
        <w:t xml:space="preserve"> 프로세스가 우선순위 높은상태 </w:t>
      </w:r>
      <w:r w:rsidRPr="00F346B7">
        <w:rPr>
          <w:szCs w:val="20"/>
        </w:rPr>
        <w:t>N</w:t>
      </w:r>
      <w:r>
        <w:rPr>
          <w:rFonts w:hint="eastAsia"/>
          <w:szCs w:val="20"/>
        </w:rPr>
        <w:t xml:space="preserve">:프로세스가 우선순위 낮은작업 </w:t>
      </w:r>
      <w:r w:rsidRPr="00F346B7">
        <w:rPr>
          <w:szCs w:val="20"/>
        </w:rPr>
        <w:t xml:space="preserve"> L</w:t>
      </w:r>
      <w:r>
        <w:rPr>
          <w:rFonts w:hint="eastAsia"/>
          <w:szCs w:val="20"/>
        </w:rPr>
        <w:t xml:space="preserve">: 리얼타임이나 사용자 입출력에 의한 잠긴산태 </w:t>
      </w:r>
    </w:p>
    <w:p w:rsidR="00F346B7" w:rsidRDefault="00F346B7" w:rsidP="00F346B7">
      <w:pPr>
        <w:jc w:val="left"/>
        <w:rPr>
          <w:szCs w:val="20"/>
        </w:rPr>
      </w:pPr>
    </w:p>
    <w:p w:rsidR="00F346B7" w:rsidRDefault="00F346B7" w:rsidP="00F346B7">
      <w:pPr>
        <w:jc w:val="left"/>
        <w:rPr>
          <w:szCs w:val="20"/>
        </w:rPr>
      </w:pPr>
    </w:p>
    <w:p w:rsidR="00F346B7" w:rsidRDefault="00F346B7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F346B7" w:rsidRDefault="00F346B7" w:rsidP="00F346B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백그라운드 포그라운드</w:t>
      </w:r>
    </w:p>
    <w:p w:rsidR="00F346B7" w:rsidRP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[root@localhost ~]# jobs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[1]+  Running                 find / -name "A" &amp;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[</w:t>
      </w:r>
      <w:r>
        <w:rPr>
          <w:rFonts w:hint="eastAsia"/>
          <w:szCs w:val="20"/>
        </w:rPr>
        <w:t>2</w:t>
      </w:r>
      <w:r w:rsidRPr="00F346B7">
        <w:rPr>
          <w:szCs w:val="20"/>
        </w:rPr>
        <w:t>]</w:t>
      </w:r>
      <w:r>
        <w:rPr>
          <w:rFonts w:hint="eastAsia"/>
          <w:szCs w:val="20"/>
        </w:rPr>
        <w:t xml:space="preserve"> -</w:t>
      </w:r>
      <w:r w:rsidRPr="00F346B7">
        <w:rPr>
          <w:szCs w:val="20"/>
        </w:rPr>
        <w:t xml:space="preserve">  Running                 find / -name "A" &amp;</w:t>
      </w:r>
    </w:p>
    <w:p w:rsidR="00F346B7" w:rsidRPr="00F346B7" w:rsidRDefault="00F346B7" w:rsidP="00F346B7">
      <w:pPr>
        <w:jc w:val="left"/>
        <w:rPr>
          <w:szCs w:val="20"/>
        </w:rPr>
      </w:pPr>
    </w:p>
    <w:p w:rsidR="00F346B7" w:rsidRDefault="00F346B7" w:rsidP="00F346B7">
      <w:pPr>
        <w:jc w:val="left"/>
        <w:rPr>
          <w:szCs w:val="20"/>
        </w:rPr>
      </w:pPr>
      <w:r>
        <w:rPr>
          <w:rFonts w:hint="eastAsia"/>
          <w:szCs w:val="20"/>
        </w:rPr>
        <w:t>+는 실행중인거</w:t>
      </w:r>
    </w:p>
    <w:p w:rsidR="00F346B7" w:rsidRDefault="00F346B7" w:rsidP="00F346B7">
      <w:pPr>
        <w:jc w:val="left"/>
        <w:rPr>
          <w:szCs w:val="20"/>
        </w:rPr>
      </w:pPr>
      <w:r>
        <w:rPr>
          <w:rFonts w:hint="eastAsia"/>
          <w:szCs w:val="20"/>
        </w:rPr>
        <w:t>-는 실행될 것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 xml:space="preserve">fg </w:t>
      </w:r>
      <w:r>
        <w:rPr>
          <w:rFonts w:hint="eastAsia"/>
          <w:szCs w:val="20"/>
        </w:rPr>
        <w:t xml:space="preserve"> 는  백그라운드 실행을   포그라운드로 가져온다 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>bg</w:t>
      </w:r>
      <w:r>
        <w:rPr>
          <w:rFonts w:hint="eastAsia"/>
          <w:szCs w:val="20"/>
        </w:rPr>
        <w:t xml:space="preserve"> 는 반대이다.</w:t>
      </w:r>
    </w:p>
    <w:p w:rsidR="00F346B7" w:rsidRDefault="00F346B7" w:rsidP="00F346B7">
      <w:pPr>
        <w:jc w:val="left"/>
        <w:rPr>
          <w:szCs w:val="20"/>
        </w:rPr>
      </w:pPr>
      <w:r w:rsidRPr="00F346B7">
        <w:rPr>
          <w:szCs w:val="20"/>
        </w:rPr>
        <w:t xml:space="preserve">fg </w:t>
      </w:r>
      <w:r>
        <w:rPr>
          <w:rFonts w:hint="eastAsia"/>
          <w:szCs w:val="20"/>
        </w:rPr>
        <w:t xml:space="preserve">%작업번호  </w:t>
      </w:r>
      <w:r w:rsidRPr="00F346B7">
        <w:rPr>
          <w:szCs w:val="20"/>
        </w:rPr>
        <w:t>bg</w:t>
      </w:r>
      <w:r>
        <w:rPr>
          <w:rFonts w:hint="eastAsia"/>
          <w:szCs w:val="20"/>
        </w:rPr>
        <w:t xml:space="preserve"> %작업번호</w:t>
      </w:r>
    </w:p>
    <w:p w:rsidR="00F259B3" w:rsidRDefault="00F259B3" w:rsidP="00F346B7">
      <w:pPr>
        <w:jc w:val="left"/>
        <w:rPr>
          <w:szCs w:val="20"/>
        </w:rPr>
      </w:pPr>
    </w:p>
    <w:p w:rsidR="00F259B3" w:rsidRDefault="00F259B3" w:rsidP="00F346B7">
      <w:pPr>
        <w:jc w:val="left"/>
        <w:rPr>
          <w:szCs w:val="20"/>
        </w:rPr>
      </w:pPr>
    </w:p>
    <w:p w:rsidR="00F259B3" w:rsidRDefault="00F259B3" w:rsidP="00F346B7">
      <w:pPr>
        <w:jc w:val="left"/>
        <w:rPr>
          <w:szCs w:val="20"/>
        </w:rPr>
      </w:pPr>
      <w:r>
        <w:rPr>
          <w:rFonts w:hint="eastAsia"/>
          <w:szCs w:val="20"/>
        </w:rPr>
        <w:t>포그라운드로 실행시키고있는걸 백그라운드로 바꿀떄</w:t>
      </w:r>
    </w:p>
    <w:p w:rsidR="00F259B3" w:rsidRDefault="00F259B3" w:rsidP="00F346B7">
      <w:pPr>
        <w:jc w:val="left"/>
        <w:rPr>
          <w:szCs w:val="20"/>
        </w:rPr>
      </w:pPr>
      <w:r>
        <w:rPr>
          <w:rFonts w:hint="eastAsia"/>
          <w:szCs w:val="20"/>
        </w:rPr>
        <w:t>컨트롤 + 제트 눌러서 잠시 멈춤 해놓은상태에서  비쥐하면된단</w:t>
      </w:r>
    </w:p>
    <w:p w:rsidR="00E715E6" w:rsidRDefault="00E715E6" w:rsidP="00F346B7">
      <w:pPr>
        <w:jc w:val="left"/>
        <w:rPr>
          <w:szCs w:val="20"/>
        </w:rPr>
      </w:pPr>
    </w:p>
    <w:p w:rsidR="00E715E6" w:rsidRDefault="00E715E6" w:rsidP="00F346B7">
      <w:pPr>
        <w:jc w:val="left"/>
        <w:rPr>
          <w:szCs w:val="20"/>
        </w:rPr>
      </w:pPr>
    </w:p>
    <w:p w:rsidR="00E715E6" w:rsidRDefault="00E715E6" w:rsidP="00F346B7">
      <w:pPr>
        <w:jc w:val="left"/>
        <w:rPr>
          <w:szCs w:val="20"/>
        </w:rPr>
      </w:pPr>
      <w:r>
        <w:rPr>
          <w:rFonts w:hint="eastAsia"/>
          <w:szCs w:val="20"/>
        </w:rPr>
        <w:t>쉘스크립트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#!/bin/sh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A=1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String="visualhhk";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echo $A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echo $String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echo "why babo"</w:t>
      </w:r>
    </w:p>
    <w:p w:rsidR="00E715E6" w:rsidRPr="00E715E6" w:rsidRDefault="00E715E6" w:rsidP="00E715E6">
      <w:pPr>
        <w:jc w:val="left"/>
        <w:rPr>
          <w:szCs w:val="20"/>
        </w:rPr>
      </w:pP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if [ $A -gt 0 ]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then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 echo "GOOD"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else</w:t>
      </w:r>
    </w:p>
    <w:p w:rsidR="00E715E6" w:rsidRP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 echo "fail"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fi</w:t>
      </w:r>
    </w:p>
    <w:p w:rsidR="001603CF" w:rsidRDefault="001603CF" w:rsidP="00E715E6">
      <w:pPr>
        <w:jc w:val="left"/>
        <w:rPr>
          <w:szCs w:val="20"/>
        </w:rPr>
      </w:pPr>
    </w:p>
    <w:p w:rsidR="001603CF" w:rsidRDefault="001603CF" w:rsidP="00E715E6">
      <w:pPr>
        <w:jc w:val="left"/>
        <w:rPr>
          <w:szCs w:val="20"/>
        </w:rPr>
      </w:pPr>
    </w:p>
    <w:p w:rsidR="001603CF" w:rsidRDefault="001603CF" w:rsidP="00E715E6">
      <w:pPr>
        <w:jc w:val="left"/>
        <w:rPr>
          <w:szCs w:val="20"/>
        </w:rPr>
      </w:pPr>
      <w:r>
        <w:rPr>
          <w:rFonts w:hint="eastAsia"/>
          <w:szCs w:val="20"/>
        </w:rPr>
        <w:t>날짜 시간</w:t>
      </w:r>
    </w:p>
    <w:p w:rsidR="001603CF" w:rsidRPr="001603CF" w:rsidRDefault="001603CF" w:rsidP="001603CF">
      <w:pPr>
        <w:jc w:val="left"/>
        <w:rPr>
          <w:szCs w:val="20"/>
        </w:rPr>
      </w:pPr>
      <w:r w:rsidRPr="001603CF">
        <w:rPr>
          <w:szCs w:val="20"/>
        </w:rPr>
        <w:t>date -s 06:22:10</w:t>
      </w:r>
    </w:p>
    <w:p w:rsidR="001603CF" w:rsidRPr="001603CF" w:rsidRDefault="001603CF" w:rsidP="001603CF">
      <w:pPr>
        <w:jc w:val="left"/>
        <w:rPr>
          <w:szCs w:val="20"/>
        </w:rPr>
      </w:pPr>
      <w:r w:rsidRPr="001603CF">
        <w:rPr>
          <w:szCs w:val="20"/>
        </w:rPr>
        <w:t>date -s '2006-10-21 06:22:10'</w:t>
      </w:r>
    </w:p>
    <w:p w:rsidR="001603CF" w:rsidRPr="001603CF" w:rsidRDefault="001603CF" w:rsidP="001603CF">
      <w:pPr>
        <w:jc w:val="left"/>
        <w:rPr>
          <w:szCs w:val="20"/>
        </w:rPr>
      </w:pPr>
      <w:r w:rsidRPr="001603CF">
        <w:rPr>
          <w:szCs w:val="20"/>
        </w:rPr>
        <w:t>date -s '2010-04-03 06:22:10'</w:t>
      </w:r>
    </w:p>
    <w:p w:rsidR="001603CF" w:rsidRDefault="001603CF" w:rsidP="001603CF">
      <w:pPr>
        <w:jc w:val="left"/>
        <w:rPr>
          <w:szCs w:val="20"/>
        </w:rPr>
      </w:pPr>
      <w:r w:rsidRPr="001603CF">
        <w:rPr>
          <w:szCs w:val="20"/>
        </w:rPr>
        <w:t xml:space="preserve"> date '+%F  %r'</w:t>
      </w:r>
    </w:p>
    <w:p w:rsidR="001603CF" w:rsidRDefault="001603CF" w:rsidP="001603CF">
      <w:pPr>
        <w:jc w:val="left"/>
        <w:rPr>
          <w:szCs w:val="20"/>
        </w:rPr>
      </w:pPr>
    </w:p>
    <w:p w:rsidR="00E715E6" w:rsidRDefault="00E715E6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E715E6" w:rsidRDefault="00E715E6" w:rsidP="00E715E6">
      <w:pPr>
        <w:jc w:val="left"/>
        <w:rPr>
          <w:szCs w:val="20"/>
        </w:rPr>
      </w:pP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$A </w:t>
      </w:r>
      <w:r>
        <w:rPr>
          <w:rFonts w:hint="eastAsia"/>
          <w:szCs w:val="20"/>
        </w:rPr>
        <w:t xml:space="preserve"> </w:t>
      </w:r>
      <w:r w:rsidRPr="00E715E6">
        <w:rPr>
          <w:szCs w:val="20"/>
        </w:rPr>
        <w:t xml:space="preserve">-eq </w:t>
      </w:r>
      <w:r>
        <w:rPr>
          <w:rFonts w:hint="eastAsia"/>
          <w:szCs w:val="20"/>
        </w:rPr>
        <w:t xml:space="preserve"> </w:t>
      </w:r>
      <w:r w:rsidRPr="00E715E6">
        <w:rPr>
          <w:szCs w:val="20"/>
        </w:rPr>
        <w:t>$G</w:t>
      </w:r>
      <w:r>
        <w:rPr>
          <w:rFonts w:hint="eastAsia"/>
          <w:szCs w:val="20"/>
        </w:rPr>
        <w:t xml:space="preserve">  값이같다 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$A -ne $G</w:t>
      </w:r>
      <w:r>
        <w:rPr>
          <w:rFonts w:hint="eastAsia"/>
          <w:szCs w:val="20"/>
        </w:rPr>
        <w:t xml:space="preserve">  에이와 비의값이 다를경우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$A -gt $G</w:t>
      </w:r>
      <w:r>
        <w:rPr>
          <w:rFonts w:hint="eastAsia"/>
          <w:szCs w:val="20"/>
        </w:rPr>
        <w:t xml:space="preserve">   에이와 비보다 큰경우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$A -lt $G</w:t>
      </w:r>
      <w:r>
        <w:rPr>
          <w:rFonts w:hint="eastAsia"/>
          <w:szCs w:val="20"/>
        </w:rPr>
        <w:t xml:space="preserve">   에이와 비보다 작을경우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$A </w:t>
      </w:r>
      <w:r>
        <w:rPr>
          <w:szCs w:val="20"/>
        </w:rPr>
        <w:t>-ge</w:t>
      </w:r>
      <w:r w:rsidRPr="00E715E6">
        <w:rPr>
          <w:szCs w:val="20"/>
        </w:rPr>
        <w:t xml:space="preserve"> $G</w:t>
      </w:r>
      <w:r>
        <w:rPr>
          <w:rFonts w:hint="eastAsia"/>
          <w:szCs w:val="20"/>
        </w:rPr>
        <w:t xml:space="preserve">  에이가 비보다 크거나 같을경우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$A -le $G</w:t>
      </w:r>
      <w:r>
        <w:rPr>
          <w:rFonts w:hint="eastAsia"/>
          <w:szCs w:val="20"/>
        </w:rPr>
        <w:t xml:space="preserve">  에이가  비보다 작거나 같을경우</w:t>
      </w:r>
    </w:p>
    <w:p w:rsidR="00E715E6" w:rsidRDefault="00E715E6" w:rsidP="00E715E6">
      <w:pPr>
        <w:jc w:val="left"/>
        <w:rPr>
          <w:szCs w:val="20"/>
        </w:rPr>
      </w:pP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$A </w:t>
      </w:r>
      <w:r>
        <w:rPr>
          <w:rFonts w:hint="eastAsia"/>
          <w:szCs w:val="20"/>
        </w:rPr>
        <w:t>=</w:t>
      </w:r>
      <w:r w:rsidRPr="00E715E6">
        <w:rPr>
          <w:szCs w:val="20"/>
        </w:rPr>
        <w:t xml:space="preserve"> $G</w:t>
      </w:r>
      <w:r>
        <w:rPr>
          <w:rFonts w:hint="eastAsia"/>
          <w:szCs w:val="20"/>
        </w:rPr>
        <w:t xml:space="preserve">  문자열이 같을경우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$A </w:t>
      </w:r>
      <w:r>
        <w:rPr>
          <w:rFonts w:hint="eastAsia"/>
          <w:szCs w:val="20"/>
        </w:rPr>
        <w:t>!=</w:t>
      </w:r>
      <w:r w:rsidRPr="00E715E6">
        <w:rPr>
          <w:szCs w:val="20"/>
        </w:rPr>
        <w:t xml:space="preserve"> $G</w:t>
      </w:r>
      <w:r>
        <w:rPr>
          <w:rFonts w:hint="eastAsia"/>
          <w:szCs w:val="20"/>
        </w:rPr>
        <w:t xml:space="preserve"> 문자열이 다를경우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 xml:space="preserve">-z </w:t>
      </w:r>
      <w:r>
        <w:rPr>
          <w:szCs w:val="20"/>
        </w:rPr>
        <w:t>“</w:t>
      </w:r>
      <w:r w:rsidRPr="00E715E6">
        <w:rPr>
          <w:szCs w:val="20"/>
        </w:rPr>
        <w:t>$G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 문자열길이가 0일경우</w:t>
      </w:r>
    </w:p>
    <w:p w:rsidR="00E715E6" w:rsidRDefault="00E715E6" w:rsidP="00E715E6">
      <w:pPr>
        <w:jc w:val="left"/>
        <w:rPr>
          <w:szCs w:val="20"/>
        </w:rPr>
      </w:pPr>
      <w:r w:rsidRPr="00E715E6">
        <w:rPr>
          <w:szCs w:val="20"/>
        </w:rPr>
        <w:t>-n</w:t>
      </w:r>
      <w:r>
        <w:rPr>
          <w:szCs w:val="20"/>
        </w:rPr>
        <w:t>”</w:t>
      </w:r>
      <w:r w:rsidRPr="00E715E6">
        <w:rPr>
          <w:szCs w:val="20"/>
        </w:rPr>
        <w:t>$G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문자열길이가 0이 아닐경우</w:t>
      </w:r>
    </w:p>
    <w:p w:rsidR="00A14057" w:rsidRDefault="00A14057" w:rsidP="00E715E6">
      <w:pPr>
        <w:jc w:val="left"/>
        <w:rPr>
          <w:szCs w:val="20"/>
        </w:rPr>
      </w:pPr>
    </w:p>
    <w:p w:rsidR="00A14057" w:rsidRDefault="00A14057" w:rsidP="00E715E6">
      <w:pPr>
        <w:jc w:val="left"/>
        <w:rPr>
          <w:szCs w:val="20"/>
        </w:rPr>
      </w:pPr>
    </w:p>
    <w:p w:rsidR="00A14057" w:rsidRDefault="00A14057" w:rsidP="00E715E6">
      <w:pPr>
        <w:jc w:val="left"/>
        <w:rPr>
          <w:szCs w:val="20"/>
        </w:rPr>
      </w:pPr>
      <w:r>
        <w:rPr>
          <w:rFonts w:hint="eastAsia"/>
          <w:szCs w:val="20"/>
        </w:rPr>
        <w:t>포..와일문등,..나중에 귀찮어</w:t>
      </w:r>
    </w:p>
    <w:p w:rsidR="00A14057" w:rsidRDefault="00A14057" w:rsidP="00E715E6">
      <w:pPr>
        <w:jc w:val="left"/>
        <w:rPr>
          <w:szCs w:val="20"/>
        </w:rPr>
      </w:pPr>
    </w:p>
    <w:p w:rsidR="00A14057" w:rsidRDefault="00A14057" w:rsidP="00E715E6">
      <w:pPr>
        <w:jc w:val="left"/>
        <w:rPr>
          <w:szCs w:val="20"/>
        </w:rPr>
      </w:pPr>
    </w:p>
    <w:p w:rsidR="00A14057" w:rsidRDefault="00A14057" w:rsidP="00E715E6">
      <w:pPr>
        <w:jc w:val="left"/>
        <w:rPr>
          <w:szCs w:val="20"/>
        </w:rPr>
      </w:pPr>
    </w:p>
    <w:p w:rsidR="00A14057" w:rsidRDefault="00A14057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950FDA" w:rsidRPr="009A6897" w:rsidRDefault="00950FDA" w:rsidP="00E715E6">
      <w:pPr>
        <w:jc w:val="left"/>
        <w:rPr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56"/>
      </w:tblGrid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09640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===데몬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커널상에서 작동되는 데몬들을 보기위해선 ps -a cx 볼수있습니다.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슈퍼데몬 /etc/xinetd.conf 설정파일을 수정할수있다.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ntsysv 로 명령으로 이들 서비스들이 부팅 시 작동하도록 하거나 그렇지 않도록 관리할수 있다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여기서 슈퍼데몬 xinetd는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default section 과 service section 이 있다.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서비스 섹션은 /etc/xinetd.d 폴더안에 있는 스크립트들이다.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서비스 속성을 설정하고자 하는 서비스의 이름을 지정해주고 여기서 지정한서비스들은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/etc/services 파일 리스트에 있어야된다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ex) ntsysv 로 시작프로그램 서비스 설정하기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/etc/rc.d/init.d 디렉토리 밑에 각각 설정 파일을 가지고 있습니다 ntsysv에 새롭게 추가하고자 할경우는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/etc/rc.d/init.d 디렉토리에 서비스 설정 파일을 만들어놓으면됩니다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chkconfig --add 스크립트파일명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하면은 ntsysv 에 리스트 뜬다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여기서 rc.local에 넣는것보다 좋은건 알아서 셧다운할떄나 뭐할때 꺼주기때문이다.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# chkconfig --level 2345 apachectl on 이런식으로 2345 번 런레벨추가 동시도가능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ntsysv --level 3 이런식으로 볼수도있구요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서비스 설정파일 양식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27C2" w:rsidRPr="0009640D" w:rsidRDefault="003B27C2" w:rsidP="0009640D">
            <w:pPr>
              <w:jc w:val="left"/>
              <w:rPr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===부팅과정</w:t>
            </w:r>
            <w:r w:rsidR="0009640D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 w:rsidR="0009640D">
              <w:rPr>
                <w:rFonts w:hint="eastAsia"/>
                <w:szCs w:val="20"/>
              </w:rPr>
              <w:t>시스템 초기화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====</w:t>
            </w:r>
          </w:p>
          <w:p w:rsidR="00A902F9" w:rsidRDefault="00A902F9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 w:rsidR="00D17F47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 w:rsidR="00D17F4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nit(프로세스) </w:t>
            </w:r>
          </w:p>
          <w:p w:rsidR="00D17F47" w:rsidRDefault="0011254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 w:rsidR="00D17F4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/etc/inittab 설정파일을가지고 실행(런레벨있음) 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 xml:space="preserve">inittab 에는 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1:2345:respawn:/sbin/mingetty tty1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2:2345:respawn:/sbin/mingetty tty2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3:2345:respawn:/sbin/mingetty tty3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4:2345:respawn:/sbin/mingetty tty4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5:2345:respawn:/sbin/mingetty tty5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t>6:2345:respawn:/sbin/mingetty tty6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rFonts w:hint="eastAsia"/>
                <w:szCs w:val="20"/>
              </w:rPr>
              <w:t>라고</w:t>
            </w:r>
            <w:r w:rsidRPr="00065FA7">
              <w:rPr>
                <w:szCs w:val="20"/>
              </w:rPr>
              <w:t xml:space="preserve"> 가상콘솔이 있다.</w:t>
            </w:r>
          </w:p>
          <w:p w:rsidR="00065FA7" w:rsidRP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szCs w:val="20"/>
              </w:rPr>
              <w:lastRenderedPageBreak/>
              <w:t>respawn 은 죽으면 계속살리라는 명령어이다.</w:t>
            </w:r>
          </w:p>
          <w:p w:rsidR="00065FA7" w:rsidRDefault="00065FA7" w:rsidP="00065FA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065FA7">
              <w:rPr>
                <w:rFonts w:hint="eastAsia"/>
                <w:szCs w:val="20"/>
              </w:rPr>
              <w:t>가상콘솔은</w:t>
            </w:r>
            <w:r w:rsidRPr="00065FA7">
              <w:rPr>
                <w:szCs w:val="20"/>
              </w:rPr>
              <w:t xml:space="preserve"> ctrl + alt + f1 , alt + f1 로 이동가능하다 7번은 다시돌아오는것. 기존.</w:t>
            </w:r>
          </w:p>
          <w:p w:rsidR="00F60650" w:rsidRDefault="00F60650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 xml:space="preserve">로그인후 </w:t>
            </w:r>
            <w:r w:rsidRPr="00A14057">
              <w:rPr>
                <w:szCs w:val="20"/>
              </w:rPr>
              <w:t>telinit</w:t>
            </w:r>
            <w:r>
              <w:rPr>
                <w:rFonts w:hint="eastAsia"/>
                <w:szCs w:val="20"/>
              </w:rPr>
              <w:t xml:space="preserve"> 5  이렇게 하면 실행레벨을 5번을 호출한다</w:t>
            </w:r>
          </w:p>
          <w:p w:rsidR="00A902F9" w:rsidRDefault="0011254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 w:rsidR="00D17F4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/etc/rc.d/rc.sysinit(스크립트)실행  </w:t>
            </w:r>
          </w:p>
          <w:p w:rsidR="00D17F47" w:rsidRDefault="0011254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 w:rsidR="00D17F4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etc/rc.d/rc(런레벨).d 폴더안에있는거  실행 </w:t>
            </w:r>
            <w:r w:rsidR="00D618B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(스크립트, 링크걸려있음);</w:t>
            </w:r>
            <w:r w:rsidR="00A902F9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</w:p>
          <w:p w:rsidR="00D618BF" w:rsidRDefault="003C191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보통 실행스크립트는 /etc/rc.d/init.d 에 스크립트넣고 링크를 걸어서 넣는다 </w:t>
            </w:r>
          </w:p>
          <w:p w:rsidR="00A902F9" w:rsidRPr="00A902F9" w:rsidRDefault="00A902F9" w:rsidP="00A902F9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902F9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여기서</w:t>
            </w:r>
            <w:r w:rsidRPr="00A902F9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rc.local에 넣는것보다 좋은건 알아서 셧다운할떄나 뭐할때 꺼주기때문이다.</w:t>
            </w:r>
          </w:p>
          <w:p w:rsidR="00A902F9" w:rsidRPr="00A902F9" w:rsidRDefault="00A902F9" w:rsidP="00A902F9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902F9">
              <w:rPr>
                <w:rFonts w:ascii="굴림" w:eastAsia="굴림" w:hAnsi="굴림" w:cs="굴림"/>
                <w:kern w:val="0"/>
                <w:sz w:val="24"/>
                <w:szCs w:val="24"/>
              </w:rPr>
              <w:t># chkconfig --level 2345 apachectl on 이런식으로 2345 번 런레벨추가 동시도가능</w:t>
            </w:r>
          </w:p>
          <w:p w:rsidR="00D17F47" w:rsidRDefault="00A902F9" w:rsidP="00A902F9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902F9">
              <w:rPr>
                <w:rFonts w:ascii="굴림" w:eastAsia="굴림" w:hAnsi="굴림" w:cs="굴림"/>
                <w:kern w:val="0"/>
                <w:sz w:val="24"/>
                <w:szCs w:val="24"/>
              </w:rPr>
              <w:t>ntsysv --level 3 이런식으로 볼수도있구요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등록하는</w:t>
            </w: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방법은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/etc/rc.d/init.d 폴더안에 실행스크립트를 넣어놓고 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/etc/rc.d/rc3.d (레벨3) 에 링크를 만들어주면된다 아까 init.d폴더에넣은 스크립트쪽에.싱글링크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예</w:t>
            </w: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)vi /etc/rc.d/init.d/qmail (스크립트작성)</w:t>
            </w:r>
          </w:p>
          <w:p w:rsid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ln -s /etc/rc.d/init.d/qmail /etc/rc.d/rc3.d/S83qmail (숫자는 우선순위)S는 시작 K는 킬</w:t>
            </w:r>
          </w:p>
          <w:p w:rsid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21223C" w:rsidRDefault="0021223C" w:rsidP="0021223C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etc/rc.d/init.d 폴더안에들어간 쉘스크립트양식은</w:t>
            </w:r>
          </w:p>
          <w:p w:rsidR="00F60650" w:rsidRPr="0021223C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#!/bin/sh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#chkconfig: 2345 89 89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#description: tomcatd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#processname: /usr/local/tomcat/bin/catalina.sh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Get Config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source /etc/profile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Source function library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. /etc/rc.d/init.d/functions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Start function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start()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{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echo -n "VISUALHHK Starting : "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return 1;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Stop fucntion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stop()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{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echo -n "Stopping VISUALHHK : "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return 1;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Restart function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restart()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{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stop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start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# See how we were called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case "$1" in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start)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start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;;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stop)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stop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;;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restart)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restart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;;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*)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echo $"Usage : $0 {start|stop|restart}"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esac</w:t>
            </w:r>
          </w:p>
          <w:p w:rsidR="00F60650" w:rsidRP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F60650" w:rsidRDefault="00F60650" w:rsidP="00F6065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60650">
              <w:rPr>
                <w:rFonts w:ascii="굴림" w:eastAsia="굴림" w:hAnsi="굴림" w:cs="굴림"/>
                <w:kern w:val="0"/>
                <w:sz w:val="24"/>
                <w:szCs w:val="24"/>
              </w:rPr>
              <w:t>exit $RETVAL</w:t>
            </w:r>
          </w:p>
          <w:p w:rsidR="00A902F9" w:rsidRDefault="00A902F9" w:rsidP="00A902F9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105C8" w:rsidRDefault="00A105C8" w:rsidP="00A902F9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902F9" w:rsidRDefault="004608A5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======쉘 초기화 =========</w:t>
            </w:r>
          </w:p>
          <w:p w:rsidR="004608A5" w:rsidRDefault="004608A5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B27C2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nit 프로세스  뜨면 표준입력 stdin  표준출력 stdout 표준에러 stderr</w:t>
            </w:r>
          </w:p>
          <w:p w:rsidR="000F700F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설정한다</w:t>
            </w:r>
            <w:r w:rsidR="000F700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그다음 로그인 프롬프트 보여줌</w:t>
            </w:r>
          </w:p>
          <w:p w:rsidR="00480E48" w:rsidRDefault="00480E4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958FE" w:rsidRDefault="00C92019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 w:rsidR="00165CFB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유저가 접속</w:t>
            </w:r>
          </w:p>
          <w:p w:rsidR="00E05FAF" w:rsidRDefault="00A105C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▶</w:t>
            </w:r>
            <w:r w:rsidR="00165CFB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 /etc/profile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(스크립</w:t>
            </w:r>
            <w:r w:rsidR="00165CFB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실행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) </w:t>
            </w:r>
            <w:r w:rsidR="00006506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전역적으로 실행될 프로그램이라던지.작성</w:t>
            </w:r>
          </w:p>
          <w:p w:rsidR="00225438" w:rsidRDefault="00A105C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▶</w:t>
            </w:r>
            <w:r w:rsidR="00C92019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 w:rsidR="0022543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그다음 전역 리드라인 초기화 파일인 /etc/inputrc 파일을 읽어드린다</w:t>
            </w:r>
            <w:r w:rsidR="0064458D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여기서</w:t>
            </w:r>
          </w:p>
          <w:p w:rsidR="00A105C8" w:rsidRDefault="0064458D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/etc/profile.d 디렉토리를 읽어드린다</w:t>
            </w:r>
            <w:r w:rsidR="00A105C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 w:rsidR="004554CB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안쪽 쉘스크립트 실행 (시작프로그램)</w:t>
            </w:r>
          </w:p>
          <w:p w:rsidR="009A6897" w:rsidRDefault="00A105C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▶/etc/bashrc(스크랩실행)</w:t>
            </w:r>
            <w:r w:rsidR="00E05FA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전역 알리어스</w:t>
            </w:r>
            <w:r w:rsidR="00006506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,변수 </w:t>
            </w:r>
            <w:r w:rsidR="00E05FA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 w:rsidR="002A145C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즉 전역적인.</w:t>
            </w:r>
            <w:r w:rsidR="00E05FA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알리어스</w:t>
            </w:r>
            <w:r w:rsidR="00006506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,변수 </w:t>
            </w:r>
            <w:r w:rsidR="00E05FA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설정</w:t>
            </w:r>
          </w:p>
          <w:p w:rsidR="00A105C8" w:rsidRPr="00A105C8" w:rsidRDefault="00A105C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B27C2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B27C2" w:rsidRDefault="007A568B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== 개인 쉘 초기화</w:t>
            </w:r>
          </w:p>
          <w:p w:rsidR="007A568B" w:rsidRDefault="007A568B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위 쉘초기화가끝난후 개인 쉘초기화를 한다.</w:t>
            </w:r>
          </w:p>
          <w:p w:rsidR="007A568B" w:rsidRDefault="00BF452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▶.bash_profile 유저개인환경 설정파일 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자신만의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PATH와 시작프로그램셋팅</w:t>
            </w:r>
          </w:p>
          <w:p w:rsidR="00BF4526" w:rsidRDefault="00BF452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▶.bashrc 유저 개인환경 alias  및 변수 설정</w:t>
            </w:r>
          </w:p>
          <w:p w:rsidR="003B27C2" w:rsidRDefault="0061149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▶ 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로그아웃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. ▶ .bash/logout 실행됨.</w:t>
            </w:r>
          </w:p>
          <w:p w:rsidR="004F206F" w:rsidRDefault="004F206F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4F206F" w:rsidRDefault="004F206F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4F206F" w:rsidRDefault="004F206F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소스파일 바로 적용할땐 source 환경설정파일명  이렇게 하면 바로 적용된다</w:t>
            </w:r>
          </w:p>
          <w:p w:rsidR="003B27C2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B27C2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B27C2" w:rsidRDefault="003B27C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===명령어===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3C0BBA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lastRenderedPageBreak/>
              <w:t>★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nohup 명령어는 부모 프로세스가 죽거나 종료되더라도 자식프로세스는 계쏙작동할수있도록한다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nohup 명령 &amp; 이다.</w:t>
            </w:r>
          </w:p>
          <w:p w:rsidR="000B133F" w:rsidRDefault="000B133F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1F7D24" w:rsidRDefault="000B133F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1F7D24">
              <w:rPr>
                <w:rFonts w:ascii="굴림" w:eastAsia="굴림" w:hAnsi="굴림" w:cs="굴림"/>
                <w:kern w:val="0"/>
                <w:sz w:val="24"/>
                <w:szCs w:val="24"/>
              </w:rPr>
              <w:t>S</w:t>
            </w:r>
            <w:r w:rsidR="001F7D24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ort </w:t>
            </w:r>
            <w:r w:rsidR="001F7D24">
              <w:rPr>
                <w:rFonts w:ascii="굴림" w:eastAsia="굴림" w:hAnsi="굴림" w:cs="굴림"/>
                <w:kern w:val="0"/>
                <w:sz w:val="24"/>
                <w:szCs w:val="24"/>
              </w:rPr>
              <w:t>–</w:t>
            </w:r>
            <w:r w:rsidR="001F7D24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nr   는 n는 넘버로 r는 리버스로 소트하라는거다.</w:t>
            </w:r>
          </w:p>
          <w:p w:rsidR="00506923" w:rsidRDefault="0050692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506923" w:rsidRDefault="0050692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C71B2E">
              <w:rPr>
                <w:rFonts w:ascii="굴림" w:eastAsia="굴림" w:hAnsi="굴림" w:cs="굴림"/>
                <w:kern w:val="0"/>
                <w:sz w:val="24"/>
                <w:szCs w:val="24"/>
              </w:rPr>
              <w:t>W</w:t>
            </w:r>
            <w:r w:rsidR="00C71B2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hereis bash </w:t>
            </w:r>
            <w:r w:rsidR="003233C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(실행파일</w:t>
            </w:r>
            <w:r w:rsidR="00D03A7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에서 검색)</w:t>
            </w:r>
            <w:r w:rsidR="00C71B2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,  </w:t>
            </w:r>
          </w:p>
          <w:p w:rsidR="00506923" w:rsidRPr="00D03A7F" w:rsidRDefault="0050692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95007A" w:rsidRDefault="0050692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C71B2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which bash </w:t>
            </w:r>
            <w:r w:rsidR="003233C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(환경변수지정된 path에서)</w:t>
            </w:r>
            <w:r w:rsidR="00C71B2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로 찾을수있다.</w:t>
            </w:r>
            <w:r w:rsidR="00A2578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(프로그램 위치</w:t>
            </w:r>
            <w:r w:rsidR="00D03A7F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검색</w:t>
            </w:r>
            <w:r w:rsidR="00A2578E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)</w:t>
            </w:r>
          </w:p>
          <w:p w:rsidR="00214806" w:rsidRDefault="0021480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15244B" w:rsidRDefault="00B31B0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 basename /src/init.d   이런식으로하면 init.d 나온다</w:t>
            </w:r>
          </w:p>
          <w:p w:rsidR="00B31B06" w:rsidRDefault="00B31B06" w:rsidP="00B31B0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basename /src/init.d .d   이런식으로하면 init 나온다</w:t>
            </w:r>
          </w:p>
          <w:p w:rsidR="00B31B06" w:rsidRPr="00B31B06" w:rsidRDefault="00B31B0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15244B" w:rsidRDefault="003C0BBA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15244B" w:rsidRPr="0015244B">
              <w:rPr>
                <w:rFonts w:ascii="굴림" w:eastAsia="굴림" w:hAnsi="굴림" w:cs="굴림"/>
                <w:kern w:val="0"/>
                <w:sz w:val="24"/>
                <w:szCs w:val="24"/>
              </w:rPr>
              <w:t>/etc/shells</w:t>
            </w:r>
            <w:r w:rsidR="0015244B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로 ㅅ사용가능쉘</w:t>
            </w:r>
            <w:r w:rsidR="00DB4526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확인</w:t>
            </w:r>
          </w:p>
          <w:p w:rsidR="00214806" w:rsidRDefault="0021480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15244B" w:rsidRDefault="003C0BBA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7A1CB0" w:rsidRPr="007A1CB0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ps -ef </w:t>
            </w:r>
            <w:r w:rsidR="007A1CB0">
              <w:rPr>
                <w:rFonts w:ascii="굴림" w:eastAsia="굴림" w:hAnsi="굴림" w:cs="굴림"/>
                <w:kern w:val="0"/>
                <w:sz w:val="24"/>
                <w:szCs w:val="24"/>
              </w:rPr>
              <w:t>–</w:t>
            </w:r>
            <w:r w:rsidR="007A1CB0" w:rsidRPr="007A1CB0">
              <w:rPr>
                <w:rFonts w:ascii="굴림" w:eastAsia="굴림" w:hAnsi="굴림" w:cs="굴림"/>
                <w:kern w:val="0"/>
                <w:sz w:val="24"/>
                <w:szCs w:val="24"/>
              </w:rPr>
              <w:t>forest</w:t>
            </w:r>
            <w:r w:rsidR="007A1CB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로 트리형태로 볼수있다.</w:t>
            </w:r>
            <w:r w:rsidR="000400F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 </w:t>
            </w:r>
            <w:r w:rsidR="000400F8">
              <w:rPr>
                <w:rFonts w:ascii="굴림" w:eastAsia="굴림" w:hAnsi="굴림" w:cs="굴림"/>
                <w:kern w:val="0"/>
                <w:sz w:val="24"/>
                <w:szCs w:val="24"/>
              </w:rPr>
              <w:t>–</w:t>
            </w:r>
            <w:r w:rsidR="000400F8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e만하면 grep안나온다</w:t>
            </w:r>
          </w:p>
          <w:p w:rsidR="00214806" w:rsidRDefault="00214806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C0BBA" w:rsidRPr="003C0BBA" w:rsidRDefault="003C0BBA" w:rsidP="003936FA">
            <w:pPr>
              <w:widowControl/>
              <w:wordWrap/>
              <w:autoSpaceDE/>
              <w:autoSpaceDN/>
              <w:jc w:val="left"/>
              <w:rPr>
                <w:rStyle w:val="apple-style-span"/>
                <w:rFonts w:ascii="굴림" w:eastAsia="굴림" w:hAnsi="굴림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★grep -v 문자열 제외 </w:t>
            </w:r>
            <w:r w:rsidR="00DC40BE" w:rsidRPr="003C0BBA">
              <w:rPr>
                <w:rStyle w:val="apple-style-span"/>
                <w:rFonts w:ascii="굴림" w:eastAsia="굴림" w:hAnsi="굴림" w:hint="eastAsia"/>
                <w:sz w:val="24"/>
                <w:szCs w:val="24"/>
              </w:rPr>
              <w:t>grep Hello a |grep -v apple|grep -v orange| grep -v banana</w:t>
            </w:r>
            <w:r w:rsidR="00DC40BE" w:rsidRPr="003C0BBA">
              <w:rPr>
                <w:rFonts w:ascii="굴림" w:eastAsia="굴림" w:hAnsi="굴림" w:hint="eastAsia"/>
                <w:sz w:val="24"/>
                <w:szCs w:val="24"/>
              </w:rPr>
              <w:br/>
            </w:r>
            <w:r w:rsidR="00DC40BE" w:rsidRPr="003C0BBA">
              <w:rPr>
                <w:rStyle w:val="apple-style-span"/>
                <w:rFonts w:ascii="굴림" w:eastAsia="굴림" w:hAnsi="굴림" w:hint="eastAsia"/>
                <w:sz w:val="24"/>
                <w:szCs w:val="24"/>
              </w:rPr>
              <w:t>-v 옵션을 반복하여... 이렇게 쓰는방법이 있고..grep Hello a |grep -Ev 'apple|orange|banana'</w:t>
            </w:r>
            <w:r w:rsidR="00DC40BE" w:rsidRPr="003C0BBA">
              <w:rPr>
                <w:rFonts w:ascii="굴림" w:eastAsia="굴림" w:hAnsi="굴림" w:hint="eastAsia"/>
                <w:sz w:val="24"/>
                <w:szCs w:val="24"/>
              </w:rPr>
              <w:br/>
            </w:r>
            <w:r w:rsidR="00DC40BE" w:rsidRPr="003C0BBA">
              <w:rPr>
                <w:rStyle w:val="apple-style-span"/>
                <w:rFonts w:ascii="굴림" w:eastAsia="굴림" w:hAnsi="굴림" w:hint="eastAsia"/>
                <w:sz w:val="24"/>
                <w:szCs w:val="24"/>
              </w:rPr>
              <w:t>이처럼 -Ev 옵션으로 묶어서 스트링을 걸러내는 방법이 있다.</w:t>
            </w:r>
          </w:p>
          <w:tbl>
            <w:tblPr>
              <w:tblW w:w="5000" w:type="pct"/>
              <w:jc w:val="center"/>
              <w:tblCellSpacing w:w="7" w:type="dxa"/>
              <w:tblBorders>
                <w:top w:val="single" w:sz="6" w:space="0" w:color="0B198C"/>
                <w:left w:val="single" w:sz="6" w:space="0" w:color="0B198C"/>
                <w:bottom w:val="single" w:sz="6" w:space="0" w:color="0B198C"/>
                <w:right w:val="single" w:sz="6" w:space="0" w:color="0B198C"/>
              </w:tblBorders>
              <w:shd w:val="clear" w:color="auto" w:fill="D1D1E1"/>
              <w:tblCellMar>
                <w:top w:w="90" w:type="dxa"/>
                <w:left w:w="90" w:type="dxa"/>
                <w:bottom w:w="90" w:type="dxa"/>
                <w:right w:w="90" w:type="dxa"/>
              </w:tblCellMar>
              <w:tblLook w:val="04A0"/>
            </w:tblPr>
            <w:tblGrid>
              <w:gridCol w:w="21"/>
              <w:gridCol w:w="10408"/>
              <w:gridCol w:w="21"/>
            </w:tblGrid>
            <w:tr w:rsidR="00A06465" w:rsidTr="00A06465">
              <w:trPr>
                <w:tblCellSpacing w:w="7" w:type="dxa"/>
                <w:jc w:val="center"/>
              </w:trPr>
              <w:tc>
                <w:tcPr>
                  <w:tcW w:w="0" w:type="auto"/>
                  <w:gridSpan w:val="3"/>
                  <w:shd w:val="clear" w:color="auto" w:fill="F5F5FF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90" w:type="dxa"/>
                      <w:left w:w="90" w:type="dxa"/>
                      <w:bottom w:w="90" w:type="dxa"/>
                      <w:right w:w="90" w:type="dxa"/>
                    </w:tblCellMar>
                    <w:tblLook w:val="04A0"/>
                  </w:tblPr>
                  <w:tblGrid>
                    <w:gridCol w:w="10196"/>
                  </w:tblGrid>
                  <w:tr w:rsidR="00A06465" w:rsidTr="00A06465">
                    <w:trPr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cBorders>
                        <w:shd w:val="clear" w:color="auto" w:fill="E1E4F2"/>
                        <w:vAlign w:val="center"/>
                        <w:hideMark/>
                      </w:tcPr>
                      <w:p w:rsidR="00A06465" w:rsidRDefault="00A06465" w:rsidP="00A06465">
                        <w:pPr>
                          <w:pStyle w:val="HTML"/>
                          <w:pBdr>
                            <w:top w:val="inset" w:sz="6" w:space="5" w:color="auto"/>
                            <w:left w:val="inset" w:sz="6" w:space="5" w:color="auto"/>
                            <w:bottom w:val="inset" w:sz="6" w:space="5" w:color="auto"/>
                            <w:right w:val="inset" w:sz="6" w:space="5" w:color="auto"/>
                          </w:pBdr>
                          <w:shd w:val="clear" w:color="auto" w:fill="E1E4F2"/>
                          <w:rPr>
                            <w:i/>
                            <w:iCs/>
                            <w:color w:val="000000"/>
                          </w:rPr>
                        </w:pPr>
                        <w:r>
                          <w:rPr>
                            <w:i/>
                            <w:iCs/>
                            <w:color w:val="000000"/>
                          </w:rPr>
                          <w:t>echo /u01/Sybase/data/master.dbf | grep -o '[^/]*$'</w:t>
                        </w:r>
                      </w:p>
                      <w:p w:rsidR="00A06465" w:rsidRDefault="00A06465">
                        <w:pPr>
                          <w:spacing w:after="240"/>
                          <w:rPr>
                            <w:rFonts w:ascii="Verdana" w:hAnsi="Verdana"/>
                            <w:color w:val="000000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내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싶어하는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어떤이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정규식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정규식에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들어가야하지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않습니다</w:t>
                        </w:r>
                        <w:r>
                          <w:rPr>
                            <w:rStyle w:val="apple-converted-space"/>
                            <w:rFonts w:ascii="Verdana" w:hAnsi="Verdana"/>
                            <w:color w:val="000000"/>
                            <w:szCs w:val="20"/>
                          </w:rPr>
                          <w:t> 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</w:r>
                      </w:p>
                      <w:p w:rsidR="00A06465" w:rsidRDefault="00A06465" w:rsidP="00A06465">
                        <w:pPr>
                          <w:rPr>
                            <w:rFonts w:ascii="Verdana" w:hAnsi="Verdana"/>
                            <w:color w:val="000000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color w:val="000000"/>
                            <w:sz w:val="17"/>
                            <w:szCs w:val="17"/>
                          </w:rPr>
                          <w:t>코드</w:t>
                        </w:r>
                        <w:r>
                          <w:rPr>
                            <w:rFonts w:ascii="Verdana" w:hAnsi="Verdana"/>
                            <w:color w:val="000000"/>
                            <w:sz w:val="17"/>
                            <w:szCs w:val="17"/>
                          </w:rPr>
                          <w:t xml:space="preserve"> :</w:t>
                        </w:r>
                      </w:p>
                      <w:p w:rsidR="00A06465" w:rsidRDefault="00A06465">
                        <w:pPr>
                          <w:pStyle w:val="HTML"/>
                          <w:pBdr>
                            <w:top w:val="inset" w:sz="6" w:space="5" w:color="auto"/>
                            <w:left w:val="inset" w:sz="6" w:space="5" w:color="auto"/>
                            <w:bottom w:val="inset" w:sz="6" w:space="5" w:color="auto"/>
                            <w:right w:val="inset" w:sz="6" w:space="5" w:color="auto"/>
                          </w:pBdr>
                          <w:shd w:val="clear" w:color="auto" w:fill="E1E4F2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grep -o '[^/]*$'</w:t>
                        </w:r>
                      </w:p>
                      <w:p w:rsidR="00A06465" w:rsidRDefault="00A06465">
                        <w:pPr>
                          <w:rPr>
                            <w:rFonts w:ascii="Verdana" w:eastAsia="굴림" w:hAnsi="Verdana" w:cs="굴림"/>
                            <w:color w:val="000000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내가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개인적으로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아는</w:t>
                        </w:r>
                        <w:r>
                          <w:rPr>
                            <w:rStyle w:val="apple-converted-space"/>
                            <w:rFonts w:ascii="Verdana" w:hAnsi="Verdana"/>
                            <w:color w:val="000000"/>
                            <w:szCs w:val="20"/>
                          </w:rPr>
                          <w:t> 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  <w:t xml:space="preserve">^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줄의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시작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부분과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일치하는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  <w:t xml:space="preserve">$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라인의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마지막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경기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  <w:t xml:space="preserve">*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아무것도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일치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  <w:t xml:space="preserve">/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이스케이프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시퀀스입니다</w:t>
                        </w:r>
                        <w:r>
                          <w:rPr>
                            <w:rStyle w:val="apple-converted-space"/>
                            <w:rFonts w:ascii="Verdana" w:hAnsi="Verdana"/>
                            <w:color w:val="000000"/>
                            <w:szCs w:val="20"/>
                          </w:rPr>
                          <w:t> 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br/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내가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뭘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[]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않으면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무엇이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결합된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표현을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모두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합친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greps - o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스위치를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포함하여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뜻을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이해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000000"/>
                            <w:szCs w:val="20"/>
                          </w:rPr>
                          <w:t>해달라고</w:t>
                        </w:r>
                      </w:p>
                    </w:tc>
                  </w:tr>
                </w:tbl>
                <w:p w:rsidR="00A06465" w:rsidRDefault="00A06465" w:rsidP="00A06465">
                  <w:pPr>
                    <w:spacing w:after="240"/>
                    <w:rPr>
                      <w:rFonts w:ascii="Verdana" w:hAnsi="Verdana"/>
                      <w:color w:val="000000"/>
                      <w:szCs w:val="20"/>
                    </w:rPr>
                  </w:pPr>
                  <w:r>
                    <w:rPr>
                      <w:rFonts w:ascii="Verdana" w:hAnsi="Verdana"/>
                      <w:color w:val="000000"/>
                      <w:szCs w:val="20"/>
                    </w:rPr>
                    <w:t>내가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그것을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설명하려고합니다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: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</w:p>
                <w:p w:rsidR="00A06465" w:rsidRDefault="00A06465" w:rsidP="00A06465">
                  <w:pP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>코드</w:t>
                  </w: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 xml:space="preserve"> :</w:t>
                  </w:r>
                </w:p>
                <w:p w:rsidR="00A06465" w:rsidRDefault="00A06465" w:rsidP="00A06465">
                  <w:pPr>
                    <w:pStyle w:val="HTML"/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shd w:val="clear" w:color="auto" w:fill="E1E4F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[^/]*$</w:t>
                  </w:r>
                </w:p>
                <w:p w:rsidR="00A06465" w:rsidRDefault="00A06465">
                  <w:pPr>
                    <w:rPr>
                      <w:rFonts w:ascii="Verdana" w:eastAsia="굴림" w:hAnsi="Verdana" w:cs="굴림"/>
                      <w:color w:val="000000"/>
                      <w:szCs w:val="20"/>
                    </w:rPr>
                  </w:pP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[]</w:t>
                  </w:r>
                  <w:r>
                    <w:rPr>
                      <w:rStyle w:val="apple-converted-space"/>
                      <w:rFonts w:ascii="Verdana" w:hAnsi="Verdana"/>
                      <w:color w:val="000000"/>
                      <w:szCs w:val="20"/>
                    </w:rPr>
                    <w:t>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브라켓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표현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(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남자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grep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참조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)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라고합니다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.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^</w:t>
                  </w:r>
                  <w:r>
                    <w:rPr>
                      <w:rStyle w:val="apple-converted-space"/>
                      <w:rFonts w:ascii="Verdana" w:hAnsi="Verdana"/>
                      <w:color w:val="000000"/>
                      <w:szCs w:val="20"/>
                    </w:rPr>
                    <w:t>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브래킷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내에서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표현의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첫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문자로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의미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: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괄호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안에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문자가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일치하지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않습니다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[^ /]</w:t>
                  </w:r>
                  <w:r>
                    <w:rPr>
                      <w:rStyle w:val="apple-converted-space"/>
                      <w:rFonts w:ascii="Verdana" w:hAnsi="Verdana"/>
                      <w:color w:val="000000"/>
                      <w:szCs w:val="20"/>
                    </w:rPr>
                    <w:t>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의미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슬래시를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제외한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모든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문자를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선택하십시오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lastRenderedPageBreak/>
                    <w:t>* $</w:t>
                  </w:r>
                  <w:r>
                    <w:rPr>
                      <w:rStyle w:val="apple-converted-space"/>
                      <w:rFonts w:ascii="Verdana" w:hAnsi="Verdana"/>
                      <w:color w:val="000000"/>
                      <w:szCs w:val="20"/>
                    </w:rPr>
                    <w:t>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의미의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마지막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문자까지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문자와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일치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따라서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모든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정규식을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의미합니다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:</w:t>
                  </w:r>
                  <w:r>
                    <w:rPr>
                      <w:rStyle w:val="apple-converted-space"/>
                      <w:rFonts w:ascii="Verdana" w:hAnsi="Verdana"/>
                      <w:color w:val="000000"/>
                      <w:szCs w:val="20"/>
                    </w:rPr>
                    <w:t> 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슬래시없이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끝까지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모든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문자를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선택합니다</w:t>
                  </w:r>
                  <w:r>
                    <w:rPr>
                      <w:rFonts w:ascii="Verdana" w:hAnsi="Verdana"/>
                      <w:b/>
                      <w:bCs/>
                      <w:color w:val="000000"/>
                      <w:szCs w:val="20"/>
                    </w:rPr>
                    <w:t>.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안부</w:t>
                  </w:r>
                </w:p>
              </w:tc>
            </w:tr>
            <w:tr w:rsidR="00A06465" w:rsidTr="00A06465">
              <w:trPr>
                <w:gridBefore w:val="1"/>
                <w:gridAfter w:val="1"/>
                <w:tblCellSpacing w:w="7" w:type="dxa"/>
                <w:jc w:val="center"/>
              </w:trPr>
              <w:tc>
                <w:tcPr>
                  <w:tcW w:w="0" w:type="auto"/>
                  <w:shd w:val="clear" w:color="auto" w:fill="5C7099"/>
                  <w:tcMar>
                    <w:top w:w="62" w:type="dxa"/>
                    <w:left w:w="62" w:type="dxa"/>
                    <w:bottom w:w="62" w:type="dxa"/>
                    <w:right w:w="62" w:type="dxa"/>
                  </w:tcMar>
                  <w:vAlign w:val="center"/>
                  <w:hideMark/>
                </w:tcPr>
                <w:p w:rsidR="00A06465" w:rsidRDefault="00A06465" w:rsidP="00A06465">
                  <w:pP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</w:pP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lastRenderedPageBreak/>
                    <w:t>  #</w:t>
                  </w:r>
                  <w:bookmarkStart w:id="0" w:name="7"/>
                  <w:r w:rsidR="00BE46AD"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fldChar w:fldCharType="begin"/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instrText xml:space="preserve"> HYPERLINK "http://www.unix.com/302347961-post7.html" \t "new" </w:instrText>
                  </w:r>
                  <w:r w:rsidR="00BE46AD"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fldChar w:fldCharType="separate"/>
                  </w:r>
                  <w:r>
                    <w:rPr>
                      <w:rStyle w:val="a9"/>
                      <w:rFonts w:ascii="Tahoma" w:hAnsi="Tahoma" w:cs="Tahoma"/>
                      <w:color w:val="FFFFFF"/>
                      <w:sz w:val="17"/>
                      <w:szCs w:val="17"/>
                      <w:u w:val="single"/>
                    </w:rPr>
                    <w:t>7</w:t>
                  </w:r>
                  <w:r w:rsidR="00BE46AD"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fldChar w:fldCharType="end"/>
                  </w:r>
                  <w:bookmarkEnd w:id="0"/>
                  <w:r>
                    <w:rPr>
                      <w:rStyle w:val="apple-converted-space"/>
                      <w:rFonts w:ascii="Tahoma" w:hAnsi="Tahoma" w:cs="Tahoma"/>
                      <w:color w:val="FFFFFF"/>
                      <w:sz w:val="17"/>
                      <w:szCs w:val="17"/>
                    </w:rPr>
                    <w:t> 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> </w:t>
                  </w:r>
                </w:p>
                <w:p w:rsidR="00A06465" w:rsidRDefault="00A06465" w:rsidP="00A06465">
                  <w:pPr>
                    <w:rPr>
                      <w:rFonts w:ascii="Tahoma" w:eastAsia="굴림" w:hAnsi="Tahoma" w:cs="Tahoma"/>
                      <w:color w:val="FFFFFF"/>
                      <w:sz w:val="17"/>
                      <w:szCs w:val="17"/>
                    </w:rPr>
                  </w:pPr>
                  <w:bookmarkStart w:id="1" w:name="post302347961"/>
                  <w:r>
                    <w:rPr>
                      <w:rFonts w:ascii="Tahoma" w:hAnsi="Tahoma" w:cs="Tahoma"/>
                      <w:noProof/>
                      <w:color w:val="FFFFFF"/>
                      <w:sz w:val="17"/>
                      <w:szCs w:val="17"/>
                    </w:rPr>
                    <w:drawing>
                      <wp:inline distT="0" distB="0" distL="0" distR="0">
                        <wp:extent cx="98425" cy="107950"/>
                        <wp:effectExtent l="19050" t="0" r="0" b="0"/>
                        <wp:docPr id="1" name="그림 1" descr="Ol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Ol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425" cy="10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1"/>
                  <w:r>
                    <w:rPr>
                      <w:rStyle w:val="apple-converted-space"/>
                      <w:rFonts w:ascii="Tahoma" w:hAnsi="Tahoma" w:cs="Tahoma"/>
                      <w:color w:val="FFFFFF"/>
                      <w:sz w:val="17"/>
                      <w:szCs w:val="17"/>
                    </w:rPr>
                    <w:t> 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>2009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>년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 xml:space="preserve"> 8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>월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 xml:space="preserve"> 27</w:t>
                  </w:r>
                  <w:r>
                    <w:rPr>
                      <w:rFonts w:ascii="Tahoma" w:hAnsi="Tahoma" w:cs="Tahoma"/>
                      <w:color w:val="FFFFFF"/>
                      <w:sz w:val="17"/>
                      <w:szCs w:val="17"/>
                    </w:rPr>
                    <w:t>일</w:t>
                  </w:r>
                </w:p>
              </w:tc>
            </w:tr>
            <w:tr w:rsidR="00A06465" w:rsidTr="00A06465">
              <w:trPr>
                <w:gridBefore w:val="1"/>
                <w:gridAfter w:val="1"/>
                <w:tblCellSpacing w:w="7" w:type="dxa"/>
                <w:jc w:val="center"/>
              </w:trPr>
              <w:tc>
                <w:tcPr>
                  <w:tcW w:w="0" w:type="auto"/>
                  <w:shd w:val="clear" w:color="auto" w:fill="E1E4F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5000" w:type="pct"/>
                    <w:tblCellSpacing w:w="45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413"/>
                    <w:gridCol w:w="6715"/>
                    <w:gridCol w:w="2222"/>
                  </w:tblGrid>
                  <w:tr w:rsidR="00A06465">
                    <w:trPr>
                      <w:tblCellSpacing w:w="45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A06465" w:rsidRDefault="00BE46AD" w:rsidP="00A06465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hyperlink r:id="rId9" w:history="1">
                          <w:r w:rsidR="00A06465">
                            <w:rPr>
                              <w:rStyle w:val="a8"/>
                              <w:rFonts w:ascii="Verdana" w:hAnsi="Verdana"/>
                              <w:color w:val="22229C"/>
                              <w:sz w:val="28"/>
                              <w:szCs w:val="28"/>
                            </w:rPr>
                            <w:t>xiamin</w:t>
                          </w:r>
                        </w:hyperlink>
                        <w:r w:rsidR="00A06465">
                          <w:rPr>
                            <w:rStyle w:val="apple-converted-space"/>
                            <w:rFonts w:ascii="Verdana" w:hAnsi="Verdana"/>
                            <w:szCs w:val="20"/>
                          </w:rPr>
                          <w:t> </w:t>
                        </w:r>
                        <w:r w:rsidR="00A06465">
                          <w:rPr>
                            <w:rFonts w:ascii="Verdana" w:hAnsi="Verdana"/>
                            <w:noProof/>
                            <w:szCs w:val="20"/>
                          </w:rPr>
                          <w:drawing>
                            <wp:inline distT="0" distB="0" distL="0" distR="0">
                              <wp:extent cx="147320" cy="147320"/>
                              <wp:effectExtent l="19050" t="0" r="5080" b="0"/>
                              <wp:docPr id="2" name="그림 2" descr="xiamin is off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xiamin is offlin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7320" cy="1473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06465" w:rsidRDefault="00A06465" w:rsidP="00A06465">
                        <w:pPr>
                          <w:rPr>
                            <w:rFonts w:ascii="Verdana" w:eastAsia="굴림" w:hAnsi="Verdana" w:cs="굴림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등록된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사용자</w:t>
                        </w:r>
                      </w:p>
                    </w:tc>
                    <w:tc>
                      <w:tcPr>
                        <w:tcW w:w="5000" w:type="pct"/>
                        <w:vAlign w:val="center"/>
                        <w:hideMark/>
                      </w:tcPr>
                      <w:p w:rsidR="00A06465" w:rsidRDefault="00A06465">
                        <w:pPr>
                          <w:rPr>
                            <w:rFonts w:ascii="Verdana" w:eastAsia="굴림" w:hAnsi="Verdana" w:cs="굴림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hideMark/>
                      </w:tcPr>
                      <w:p w:rsidR="00A06465" w:rsidRDefault="00A06465" w:rsidP="00A06465">
                        <w:pPr>
                          <w:rPr>
                            <w:rFonts w:ascii="Verdana" w:hAnsi="Verdana"/>
                            <w:sz w:val="17"/>
                            <w:szCs w:val="17"/>
                          </w:rPr>
                        </w:pPr>
                      </w:p>
                      <w:p w:rsidR="00A06465" w:rsidRDefault="00A06465" w:rsidP="00A06465">
                        <w:pPr>
                          <w:rPr>
                            <w:rFonts w:ascii="Verdana" w:hAnsi="Verdana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: 2001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년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8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월</w:t>
                        </w:r>
                      </w:p>
                      <w:p w:rsidR="00A06465" w:rsidRDefault="00A06465" w:rsidP="00A06465">
                        <w:pPr>
                          <w:rPr>
                            <w:rFonts w:ascii="Verdana" w:hAnsi="Verdana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게시물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: 80</w:t>
                        </w:r>
                      </w:p>
                      <w:p w:rsidR="00A06465" w:rsidRDefault="00A06465" w:rsidP="00A06465">
                        <w:pPr>
                          <w:rPr>
                            <w:rFonts w:ascii="Verdana" w:hAnsi="Verdana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감사합니다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: 0</w:t>
                        </w:r>
                      </w:p>
                      <w:p w:rsidR="00A06465" w:rsidRDefault="00A06465" w:rsidP="00A06465">
                        <w:pPr>
                          <w:rPr>
                            <w:rFonts w:ascii="Verdana" w:eastAsia="굴림" w:hAnsi="Verdana" w:cs="굴림"/>
                            <w:sz w:val="17"/>
                            <w:szCs w:val="17"/>
                          </w:rPr>
                        </w:pP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0 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게시물에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전했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 xml:space="preserve"> 0 </w:t>
                        </w:r>
                        <w:r>
                          <w:rPr>
                            <w:rFonts w:ascii="Verdana" w:hAnsi="Verdana"/>
                            <w:sz w:val="17"/>
                            <w:szCs w:val="17"/>
                          </w:rPr>
                          <w:t>타임즈</w:t>
                        </w:r>
                      </w:p>
                    </w:tc>
                  </w:tr>
                </w:tbl>
                <w:p w:rsidR="00A06465" w:rsidRDefault="00A06465">
                  <w:pPr>
                    <w:rPr>
                      <w:rFonts w:ascii="Verdana" w:eastAsia="굴림" w:hAnsi="Verdana" w:cs="굴림"/>
                      <w:color w:val="000000"/>
                      <w:szCs w:val="20"/>
                    </w:rPr>
                  </w:pPr>
                </w:p>
              </w:tc>
            </w:tr>
            <w:tr w:rsidR="00A06465" w:rsidTr="00A06465">
              <w:trPr>
                <w:gridBefore w:val="1"/>
                <w:gridAfter w:val="1"/>
                <w:tblCellSpacing w:w="7" w:type="dxa"/>
                <w:jc w:val="center"/>
              </w:trPr>
              <w:tc>
                <w:tcPr>
                  <w:tcW w:w="0" w:type="auto"/>
                  <w:shd w:val="clear" w:color="auto" w:fill="F5F5FF"/>
                  <w:vAlign w:val="center"/>
                  <w:hideMark/>
                </w:tcPr>
                <w:p w:rsidR="00A06465" w:rsidRDefault="00A06465" w:rsidP="00A06465">
                  <w:pPr>
                    <w:spacing w:after="240"/>
                    <w:rPr>
                      <w:rFonts w:ascii="Verdana" w:hAnsi="Verdana"/>
                      <w:color w:val="000000"/>
                      <w:szCs w:val="20"/>
                    </w:rPr>
                  </w:pPr>
                  <w:r>
                    <w:rPr>
                      <w:rFonts w:ascii="Verdana" w:hAnsi="Verdana"/>
                      <w:color w:val="000000"/>
                      <w:szCs w:val="20"/>
                    </w:rPr>
                    <w:t>안녕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프랭클린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훌륭한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설명을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주셔서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감사합니다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.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그러나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무슨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- O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를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필요가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나던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SEM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을하지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프로방스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안에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AIX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에서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작동하도록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그렇게되면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</w:p>
                <w:p w:rsidR="00A06465" w:rsidRDefault="00A06465" w:rsidP="00A06465">
                  <w:pP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>코드</w:t>
                  </w: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 xml:space="preserve"> :</w:t>
                  </w:r>
                </w:p>
                <w:p w:rsidR="00A06465" w:rsidRDefault="00A06465" w:rsidP="00A06465">
                  <w:pPr>
                    <w:pStyle w:val="HTML"/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shd w:val="clear" w:color="auto" w:fill="E1E4F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echo /u01/Sybase/data/master.dbf | grep '[^/]'</w:t>
                  </w:r>
                </w:p>
                <w:p w:rsidR="00A06465" w:rsidRDefault="00A06465">
                  <w:pPr>
                    <w:spacing w:after="240"/>
                    <w:rPr>
                      <w:rFonts w:ascii="Verdana" w:hAnsi="Verdana"/>
                      <w:color w:val="000000"/>
                      <w:szCs w:val="20"/>
                    </w:rPr>
                  </w:pP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그건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/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내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사건에서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반환하는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모든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슬래시를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빼기로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>돌아가기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t xml:space="preserve"> shoudlnt</w:t>
                  </w:r>
                  <w:r>
                    <w:rPr>
                      <w:rFonts w:ascii="Verdana" w:hAnsi="Verdana"/>
                      <w:color w:val="000000"/>
                      <w:szCs w:val="20"/>
                    </w:rPr>
                    <w:br/>
                  </w:r>
                </w:p>
                <w:p w:rsidR="00A06465" w:rsidRDefault="00A06465" w:rsidP="00A06465">
                  <w:pP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</w:pP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>코드</w:t>
                  </w:r>
                  <w:r>
                    <w:rPr>
                      <w:rFonts w:ascii="Verdana" w:hAnsi="Verdana"/>
                      <w:color w:val="000000"/>
                      <w:sz w:val="17"/>
                      <w:szCs w:val="17"/>
                    </w:rPr>
                    <w:t xml:space="preserve"> :</w:t>
                  </w:r>
                </w:p>
                <w:p w:rsidR="00A06465" w:rsidRDefault="00A06465">
                  <w:pPr>
                    <w:pStyle w:val="HTML"/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shd w:val="clear" w:color="auto" w:fill="E1E4F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u01 Sybase data master.dbf</w:t>
                  </w:r>
                </w:p>
              </w:tc>
            </w:tr>
          </w:tbl>
          <w:p w:rsidR="00FA06C3" w:rsidRPr="00FA06C3" w:rsidRDefault="00DC40BE" w:rsidP="00FA06C3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color w:val="97A1A3"/>
                <w:kern w:val="0"/>
                <w:sz w:val="19"/>
                <w:szCs w:val="19"/>
              </w:rPr>
            </w:pPr>
            <w:r>
              <w:rPr>
                <w:rFonts w:hint="eastAsia"/>
                <w:color w:val="666666"/>
                <w:sz w:val="19"/>
                <w:szCs w:val="19"/>
              </w:rPr>
              <w:br/>
            </w:r>
            <w:r w:rsid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3C0BBA">
              <w:rPr>
                <w:rFonts w:ascii="굴림" w:eastAsia="굴림" w:hAnsi="굴림" w:cs="굴림"/>
                <w:kern w:val="0"/>
                <w:sz w:val="24"/>
                <w:szCs w:val="24"/>
              </w:rPr>
              <w:t>문자열</w:t>
            </w:r>
            <w:r w:rsid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치환 sed</w:t>
            </w:r>
          </w:p>
          <w:p w:rsidR="00FA06C3" w:rsidRPr="003C0BBA" w:rsidRDefault="00FA06C3" w:rsidP="00FA06C3">
            <w:pPr>
              <w:widowControl/>
              <w:shd w:val="clear" w:color="auto" w:fill="FEFEB8"/>
              <w:wordWrap/>
              <w:autoSpaceDE/>
              <w:autoSpaceDN/>
              <w:spacing w:line="294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$ cat {SOURCE_FILE_NAME} | sed 's/{ORIGINAL}/{CHANGE}/g' &gt; {NEW_FILE_NAME}</w:t>
            </w:r>
          </w:p>
          <w:p w:rsidR="00FA06C3" w:rsidRPr="003C0BBA" w:rsidRDefault="00FA06C3" w:rsidP="00FA06C3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(치환 결과를 원본에 저장할때)</w:t>
            </w:r>
          </w:p>
          <w:p w:rsidR="00FA06C3" w:rsidRPr="003C0BBA" w:rsidRDefault="00FA06C3" w:rsidP="00FA06C3">
            <w:pPr>
              <w:widowControl/>
              <w:shd w:val="clear" w:color="auto" w:fill="FEFEB8"/>
              <w:wordWrap/>
              <w:autoSpaceDE/>
              <w:autoSpaceDN/>
              <w:spacing w:line="294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$ sed -i 's/{ORIGINAL}/{CHANGE}/g' {FILE_NAME}</w:t>
            </w:r>
          </w:p>
          <w:p w:rsidR="00FA06C3" w:rsidRPr="003C0BBA" w:rsidRDefault="00FA06C3" w:rsidP="00FA06C3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{ORIGINAL} : 원본 문자열</w:t>
            </w:r>
          </w:p>
          <w:p w:rsidR="00FA06C3" w:rsidRPr="003C0BBA" w:rsidRDefault="00FA06C3" w:rsidP="00FA06C3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C0BBA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{CHANGE}  : 바뀔 문자열</w:t>
            </w:r>
          </w:p>
          <w:p w:rsidR="00FA06C3" w:rsidRDefault="00FA06C3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700DE" w:rsidRDefault="00A700DE" w:rsidP="00A700D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문자열 공백토큰으로 해당 토큰 실행시키기 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awk '{print $2}' 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2번째 토큰</w:t>
            </w:r>
            <w:r w:rsidR="00F7771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출력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awk -F "|"'{if ($2 =="") print }' input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 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==&gt;설명 : input이라는 파일을 라인별로 읽어서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           "|"을 구분자로 하는 두번째 필드의 값이 NULL인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           라인을 화면으로 출력해줌.</w:t>
            </w:r>
          </w:p>
          <w:p w:rsidR="00DE651C" w:rsidRDefault="00DE651C" w:rsidP="00DE651C">
            <w:pPr>
              <w:pStyle w:val="ab"/>
              <w:spacing w:before="0" w:beforeAutospacing="0" w:after="0" w:afterAutospacing="0"/>
              <w:rPr>
                <w:rFonts w:ascii="Tahoma" w:hAnsi="Tahoma" w:cs="Tahoma"/>
                <w:color w:val="000000"/>
                <w:sz w:val="19"/>
                <w:szCs w:val="19"/>
              </w:rPr>
            </w:pPr>
            <w:r>
              <w:rPr>
                <w:rFonts w:ascii="굴림체" w:eastAsia="굴림체" w:hAnsi="굴림체" w:cs="Tahoma" w:hint="eastAsia"/>
                <w:color w:val="000000"/>
                <w:sz w:val="18"/>
                <w:szCs w:val="18"/>
              </w:rPr>
              <w:t> </w:t>
            </w:r>
          </w:p>
          <w:p w:rsidR="00DE651C" w:rsidRPr="00A700DE" w:rsidRDefault="00DE651C" w:rsidP="00A700D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6D5B2D" w:rsidRPr="006D5B2D" w:rsidRDefault="006D5B2D" w:rsidP="006D5B2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D5B2D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Pr="006D5B2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traceroute 로 페킷이 이동하는 경로를 알수 있따 </w:t>
            </w:r>
          </w:p>
          <w:p w:rsidR="003C0BBA" w:rsidRDefault="006D5B2D" w:rsidP="006D5B2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D5B2D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Pr="006D5B2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netstat 자세한 라우팅 정보와 상태체크할수있다 -nr 자주사용</w:t>
            </w:r>
          </w:p>
          <w:p w:rsidR="006D5B2D" w:rsidRDefault="006D5B2D" w:rsidP="006D5B2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D5B2D">
              <w:rPr>
                <w:rFonts w:ascii="굴림" w:eastAsia="굴림" w:hAnsi="굴림" w:cs="굴림"/>
                <w:kern w:val="0"/>
                <w:sz w:val="24"/>
                <w:szCs w:val="24"/>
              </w:rPr>
              <w:t>netstat -anp |grep LISTEN</w:t>
            </w:r>
          </w:p>
          <w:p w:rsidR="001D2752" w:rsidRDefault="001D2752" w:rsidP="006D5B2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: http://ai.korea.ac.kr/~kaizer/unix/scripts.htm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기본적인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특수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설명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. (dot)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(\n, newline)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제외한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매치된다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awk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(\n)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지정하지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않으므로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(\n)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매치가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* (asterisk)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매치되는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일반문자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정규식문자의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숫자에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제한을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가지지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않는다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( 0 ~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무한대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).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[...] (brackets)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괄호안에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일치하는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찾는다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예를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들어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[aE]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a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또는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E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찾는다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- (hyphen)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사용하게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되면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특정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특정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사이의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가리키게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괄호에서는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메타문자들이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자신의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상실하게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^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예외의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가지는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^(caret)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괄호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내부에서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!(not)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가지고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예를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들어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[^ ]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' '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아닌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가리키게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^ (caret)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가리킨다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이것은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아니라는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명심해야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단지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처음이라는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 awk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아니다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$ (dollar)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끝을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가리킨다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 ^(caret)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마찬가지로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awk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이전이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아니다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\{n,m\} (middle brackets)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단일문자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메타문자가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매치되는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갯수의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영역을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명시한다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\{n\}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정확하게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말하며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\{n,\}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\{,m\}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m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이하를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말하며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\{n,m\}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m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이하를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\ (back slash)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특수문자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(Special Character)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임을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알린다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&lt; Vi &gt;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Replace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: %s/boy/girl/           // edit mode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전체행의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boy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글짜를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girl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글짜로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바꾸는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작업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: 5,10s/boy/girl/g      // 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행에서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10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행까지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글짜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바꾸는데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한줄에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나와도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바꾸는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g.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: .,20s/boy/girl/         //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현재행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.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20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lastRenderedPageBreak/>
              <w:t xml:space="preserve">: .,$s/boy/girl/           //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현재행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.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마지막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행까지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: .,/man/s/boy/girl/     //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현재행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.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man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글짜를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포함하는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행까지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&lt;  SED - a Stream EDitor     &gt;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sed   [-e script][-f script-file][file...]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기본적인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기능은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왔으며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기능들은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적용이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대화형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편집기이며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스트리밍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대화형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스트리밍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차이점은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대화형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및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출력이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이루어지며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스트리밍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편집기는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낸다는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\n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스트리밍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에디터이다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 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찾기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(search),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(print),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sed -n '/abd/p' list.txt   :  list.txt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한줄씩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읽으면서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(-n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읽은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출력하지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)  abd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찾으면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(p)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치환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(substitute),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sed 's/addrass/address/' list.txt   :  addrass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address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바꾼다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원본파일을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바꾸지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바꿔서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sed 's/addrass/address/' list.txt &gt; list2.txt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sed 's/\t/\ /'  list.txt          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탭문자를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엔터로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변환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sed 's/□□*/□/'  list.txt       : ( *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: □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표시한다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)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위의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구문은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한개이상의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공백문자열을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바꾼다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추가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(insert)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scriptfile  -  s/&lt;/\ /g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sed -f scriptfile 1.html  :  &lt;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문자부분에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\n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개행문자를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넣어서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다음줄에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출력하도록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(delete)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sed '/TD/d' 1.html   :  TD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포함된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삭제하여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sed '/Src/!d' 1.html :  Src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지우지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않는다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sed '1,2d' 1.html    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1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2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지운다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sed '/^$/d   1.html  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공백라인을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명령이다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이름만을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뽑아내는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정규식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s/^.*\/\([a-zA-Z0-9.]*\)".*$/\1/   : ^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.*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아무문자열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\(, \)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정규표현식을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그룹화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$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끝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( s;^.*\/\([a-zA-Z0-9.]*\)".*$;\1;)    \1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그룹화된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요소를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                                                                   [a-zA-Z0-9.]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알파벳과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숫자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및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.(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콤마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표현하는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(character)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GF02.jpg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문자열을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그룹화하고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전체를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그룹화된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내용으로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바꾸는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/g     : global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한줄에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대상문자가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여러개일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때도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처리하도록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who | sed -e 's; .*$;;'    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공백에서부터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마지막까지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삭제하라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who | sed -e 's;^.* ;;'     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마지막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공백까지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삭제하라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who | sed -e 's;^.*:;;'     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곳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(: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문자포함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)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까지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삭제하라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 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lastRenderedPageBreak/>
              <w:t xml:space="preserve"> -n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항상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받은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나타낸다는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알아냈다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그러나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때때로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몇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추출해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내기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위해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사용하기를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원할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때도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이러한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경우에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-n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만약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해야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일을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정확히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주지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않는다면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임의의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것을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원하지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않는다고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말한다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따라서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p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명령이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쓰인다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번호와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범위를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나타냄으로써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사용하여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텍스트의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선택적으로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바와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,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프린트되었다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$ sed  -n  '1,2p'  intro                 Just print the first 2 lines from intro file.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만약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대신에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슬래시로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싸인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문자열과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함께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p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명령이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쓰인다면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sed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포함하고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통해서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프린트하게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.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따라서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프린트하기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위하여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$ sed  -n  '/UNIX/p'  intro              Just print lines containing UNIX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sed  '5d'                                  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sed  '/[Tt]est/d'                        : Test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또는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test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포함하는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sed  -n  '20,25p'  text                : text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20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25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까지의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sed  '1,10s/unix/UNIX/g'  intro    : intro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10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unix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UNIX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변경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sed  '/jan/s/-1/-5'                     : jan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포함하는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위의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-1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-5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변경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sed  's/...//'  data                    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data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라인으로부터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처음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sed  's/...$//'  data                  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데이터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라인으로부터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마지막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3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삭제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sed  -n  '1'  text                      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\nn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(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여기서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nn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8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진수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값임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),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                                             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그리고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탭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&gt;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나타내는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텍스트로부터의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모든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라인들을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프린트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awk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명령어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##################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'/west/'  datafile            :  west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라는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글이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있는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'/^north/' datafile           :  north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시작하는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'/^(no | so)/' datafile     :  no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또는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so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시작하는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'{ print  $3, $2 }'  datafile  : datafile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리스트의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스페이스로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띄어서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'{ print  $3  $2 }'  datafile  : datafile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리스트의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붙여서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'{ print  "Number of fields : " NF} '  datafile  : datafile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줄마다의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필드수를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리턴한다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'$5 ~ /\.[7-9]+/'  datafile   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다섯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마침표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다음엣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7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9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숫자가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이상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나오는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레코드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'$2 !~ /E/ { print $1, $2 }'  datafile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E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패턴이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없는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레코드의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첫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'$3 ~  /^Joel/{ print $3 " is a nice guy."} ' datafile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Joel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시작하면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" is a nice guy"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함께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'$8 ~ /[0-9][0-9]$/ { print $8 }' datafile  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여덟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개의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숫자이면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lastRenderedPageBreak/>
              <w:t xml:space="preserve"> awk '$4 ~ /Chin$/ { print "The price is $" $8 "." }' datafile  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Chine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끝나면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"The price is $" 8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및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마침표가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-F:  '{ print  $1 } '  datafile     : -F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':'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구별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-F"[ :]" '{ print  $1, $2 } ' datafile  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스페이스와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':'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구별자로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awk -f  awk_script.file datafile     :  -f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옵션은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awk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스크립트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사용할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때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'$7 == 5'  datafile        : 7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같다면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'$2 == "CT" { print $1, $2 }' datafile    : 2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"CT"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문자와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같으면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1, 2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'$7 &lt;  5  { print $4, $7}' datafile         : 7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5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작다면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4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7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'$6 &gt; .9 { print $1, $6}' datafile          : 6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필드가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.9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보다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크다면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1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, 6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번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'$8 &gt; 10 &amp;&amp; $8  &lt; 17 ' datafile   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awk '$2 == "NW" || $1 ~ /south/ { print $1, $2 }' datafile</w:t>
            </w:r>
          </w:p>
          <w:p w:rsidR="00715EF2" w:rsidRPr="001D2752" w:rsidRDefault="00BE46AD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hyperlink r:id="rId11" w:history="1">
              <w:r w:rsidR="00715EF2">
                <w:rPr>
                  <w:rStyle w:val="a8"/>
                </w:rPr>
                <w:t>http://www.bigip.co.kr/?mid=board_linux&amp;sort_index=regdate&amp;order_type=desc&amp;document_srl=5021</w:t>
              </w:r>
            </w:hyperlink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Default="002116E5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1D2752"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>
              <w:rPr>
                <w:rFonts w:ascii="Tahoma" w:eastAsia="굴림" w:hAnsi="Tahoma" w:cs="Tahoma" w:hint="eastAsia"/>
                <w:color w:val="000000"/>
                <w:kern w:val="0"/>
                <w:sz w:val="19"/>
                <w:szCs w:val="19"/>
              </w:rPr>
              <w:t>WC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color w:val="666666"/>
                <w:kern w:val="0"/>
                <w:sz w:val="19"/>
                <w:szCs w:val="19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디렉토리 내의 파일의 개수가 세고 싶어졌다. 하지만 리눅스라 유닉스는 잼병이다. @ㅅ@ 역시 또 검색~~!! 조금 길긴 하지만 재미난 방법을 찾았다.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우선 간단히 오뜨케하는지 방법부터 알아보자.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현재 디렉토리 내에 있는 디렉토리 개수를 알고 싶으면..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Prompt&gt;ls -l | grep ^</w:t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d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현재 디렉토리 내에 있는 파일의 개수를 알고 싶으면..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Prompt&gt;ls -l | grep ^</w:t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-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정규식(Regular Expression)을 이용해서 보다 세밀하게 파일명을 필터링하고 싶으면..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(대충 설명은 아래에..)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Prompt&gt;ls -l | grep ^- | awk '{print $9}' | grep [정규식] 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서브 디렉토리를 포함하려면 ls -Rl을 사용하면 되겠다.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자.. 저게 뭐라고 쓰인건지 해석을 해보자. 해석하다 보면 내가 필요에 따라 변경해서 재미나게 사용할 수 있을 것 같다. 우선.. "ls" 명령어 부분부터 보자.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</w:t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ls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| grep ^- | wc -l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lastRenderedPageBreak/>
              <w:t>누구나 알겠지만, "ls" 명령어는 현재 디렉토리의 파일이나 디렉토리를 보여준다. "-l" 옵션을 붙여주면 아래와 같이 디렉토리의 내용을 보여준다. 역시 누구나 알겠지만 매 줄의 시작 부분을 보고 해당 내용의 종류를 알 수 있다. "d"로 시작하면 디렉토리이고, "-"로 시작하면 일반 파일이며, "l"로 시작하면 simbolic link이며, 더는 모르겠다. @ㅅ@ 자세한 것은 "man ls"에게 물어보도록 ㅋㅋ (다시 말하지만 난 수업 시간에 배운 아주 간단한 것 이외에는 기억에 남은게 없다. TㅅT)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"-l"옵션을 주면 아래와 같이 리스트로 나온다. 맨 앞부분이 해당하는 아이템의 종류이다.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합계 16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rwxrwxrwx 1 root root 10 11월 21 16:34 README -&gt;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-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rw-r--r-- 1 root root 7155 11월 21 16:50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d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rwxr-xr-x 2 root root 4096 11월 21 16:46 test1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d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rwxr-xr-x 2 root root 4096 11월 21 17:19 test2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여기서 하위 디렉토리(서브 디렉토리)의 파일이나 디렉토리도 함께 세고 싶다면 "ls" 명령의 옵션인 "-R" 옵션도 추가하여 "ls -Rl"로 사용하면 된다. 그러면 아래와 같이 각 디렉토리의 내용이 보이게 된다.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.: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합계 16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lrwxrwxrwx 1 root root 10 11월 21 16:34 README -&gt;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7155 11월 21 16:50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drwxr-xr-x 2 root root 4096 11월 21 16:46 test1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drwxr-xr-x 2 root root 4096 11월 21 17:19 test2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./test1: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합계 12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237 11월 21 16:46 BlackSheepWall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54 11월 21 16:45 OperationCWAL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182 11월 21 16:44 ShowMeTheMoney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./test2: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합계 8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2224 11월 21 16:28 test.jpg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53 11월 21 16:28 test.txt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그리고 다음 "grep" 명령어 부분을 보자. "grep"은 내가 원하는 패턴을 가지고 있는 라인만을 골라서 볼 수 있다. "grep"의 패턴은 정규식(Regular Expression)으로 설정한다.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Prompt&gt;ls -l |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grep ^-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t>| wc -l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 xml:space="preserve">여기서는 "grep"의 패턴으로 "^-"를 줬다. 정규식에서 "^"는 줄의 가장 첫부분을 나타낸다. "$"는 줄의 가장 마지막을 나타낸다. 따라서 "^-"는 줄의 맨 앞이 "-"로 시작하는 것을 찾는 것이다. "ls -l" 명령어의 결과로 일반 파일은 "-"로 시작하니 파일의 개수를 세기 위해 "^-"를 패턴으로 사용한 것이다. 만일 디렉토리의 개수를 세고 싶으면 "grep ^d"로 바꿔주면 되고, ".class"를 확장자로 가지는 파일을 찾고 싶으면 "grep ^-.*\.class$"로 바꿔주면 되겠다. (파일명 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lastRenderedPageBreak/>
              <w:t>필터링에 관해서는 아래 부분에 또 다른 설명이 있다.) 정규식은 무궁무진한 표현이 가능하니 필요한 파일이나 디렉토리, 링크 등 원하는 것을 골라 잡자. ㅋㅋ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만일 위의 디렉토리에서 ".txt" 확장자를 가진 파일을 보고 싶다면 다음과 같이 입력하면 되겠다.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^-.*\.txt$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7155 11월 21 16:50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53 11월 21 16:28 test.txt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하위 디렉토리의 파일도 검색하고 싶으니 "ls"명령에 "-R" 옵션도 주었다. 그러면 현재 디렉토리의 하위에 있는 모든 ".txt" 확장자를 가진 파일이 검색된다. 자.. 이제 이 목록의 줄 수만 세면 ".txt" 확장자를 가진 파일의 개수를 알 수 있다.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자.. 라인수를 세서 파일의 개수를 알아보자.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Prompt&gt;ls -l | grep ^- |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</w:rPr>
              <w:t> </w:t>
            </w:r>
            <w:r w:rsidRPr="002116E5">
              <w:rPr>
                <w:rFonts w:ascii="바탕" w:eastAsia="바탕" w:hAnsi="바탕" w:cs="굴림" w:hint="eastAsia"/>
                <w:b/>
                <w:bCs/>
                <w:color w:val="666666"/>
                <w:kern w:val="0"/>
                <w:sz w:val="19"/>
                <w:szCs w:val="19"/>
              </w:rPr>
              <w:t>wc -l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하위 디렉토리도 포함해서 ".txt" 확장자를 가진 파일을 세면.. 2개가 나온다.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^-.*\.txt$ 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2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여기서 대문자로 시작하는 파일이나 숫자를 포함하는 파일명 등 </w:t>
            </w:r>
            <w:r w:rsidRPr="002116E5">
              <w:rPr>
                <w:rFonts w:ascii="돋움" w:eastAsia="돋움" w:hAnsi="돋움" w:cs="굴림" w:hint="eastAsia"/>
                <w:b/>
                <w:bCs/>
                <w:color w:val="666666"/>
                <w:kern w:val="0"/>
                <w:sz w:val="19"/>
              </w:rPr>
              <w:t>조금 더 구체적으로 파일이나 디렉토리의 이름을 필터링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해서 검색하려면 앞에 썼던 "grep" 명령어의 정규식을 잘 이용하면 되겠지만, 아래와 같이 "ls" 명령어의 형태로 출력이 되기 때문에 정규식을 만들기가 어렵다. 이 때 "awk" 명령으로 필요한 부분만 잘라내서 다시 "grep" 명령을 사용할 수 있다.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7155 11월 21 16:50 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237 11월 21 16:46 BlackSheepWall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54 11월 21 16:45 OperationCWAL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182 11월 21 16:44 ShowMeTheMoney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2224 11월 21 16:28 test.jpg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-rw-r--r-- 1 root root 53 11월 21 16:28 test.txt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"awk '{print $9}'"를 이용하여 파일명에 해당하는 9번째 열만을 뽑아내자.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 | awk '{print $9}'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manual.txt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BlackSheepWall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OperationCWAL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ShowMeTheMoney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lastRenderedPageBreak/>
              <w:t>test.jpg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test.txt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그러면 파일명만이 남기 때문에 보다 수월하게 정규식을 이용하여 파일명을 필터링할 수 있다. 그럼 대문자로 시작하는 파일을 찾아보자. 개수는 3개..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 | awk '{print $9}' | grep ^[A-Z]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BlackSheepWall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OperationCWAL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ShowMeTheMoney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 | awk '{print $9}' | grep ^[A-Z] 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3</w:t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돋움" w:eastAsia="돋움" w:hAnsi="돋움" w:cs="굴림"/>
                <w:kern w:val="0"/>
                <w:sz w:val="24"/>
                <w:szCs w:val="24"/>
              </w:rPr>
            </w:pP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</w:rPr>
              <w:t>혹은 아래와 같이 파일명에 숫자가 포함된 파일을 찾을 수도 있겠다. 여기서는 파일명에 숫자가 포함된 파일이 없기 때문에 아무 것도 나오지 않는다. ㅋㅋ</w:t>
            </w:r>
            <w:r w:rsidRPr="002116E5">
              <w:rPr>
                <w:rFonts w:ascii="돋움" w:eastAsia="돋움" w:hAnsi="돋움" w:cs="굴림" w:hint="eastAsia"/>
                <w:color w:val="666666"/>
                <w:kern w:val="0"/>
                <w:sz w:val="19"/>
                <w:szCs w:val="19"/>
              </w:rPr>
              <w:br/>
            </w:r>
          </w:p>
          <w:p w:rsidR="002116E5" w:rsidRPr="002116E5" w:rsidRDefault="002116E5" w:rsidP="002116E5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바탕" w:eastAsia="바탕" w:hAnsi="바탕" w:cs="굴림"/>
                <w:kern w:val="0"/>
                <w:sz w:val="24"/>
                <w:szCs w:val="24"/>
              </w:rPr>
            </w:pP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 | awk '{print $9}' | grep ^.*[0-9].*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[/test]$ls -Rl | grep ^- | awk '{print $9}' | grep ^.*[0-9].* | wc -l</w:t>
            </w:r>
            <w:r w:rsidRPr="002116E5">
              <w:rPr>
                <w:rFonts w:ascii="바탕" w:eastAsia="바탕" w:hAnsi="바탕" w:cs="굴림" w:hint="eastAsia"/>
                <w:color w:val="666666"/>
                <w:kern w:val="0"/>
                <w:sz w:val="19"/>
                <w:szCs w:val="19"/>
              </w:rPr>
              <w:br/>
              <w:t>0</w:t>
            </w:r>
          </w:p>
          <w:p w:rsidR="002116E5" w:rsidRPr="001D2752" w:rsidRDefault="002116E5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재지향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/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기술자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0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입력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기술자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1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    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파일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기술자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2 :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에러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$ kill -1 1234 &gt; killout.txt  2&gt;&amp;1     :  killout.txt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출력과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에러출력을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같이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하겠다는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1D2752">
            <w:pPr>
              <w:widowControl/>
              <w:wordWrap/>
              <w:autoSpaceDE/>
              <w:autoSpaceDN/>
              <w:spacing w:line="294" w:lineRule="atLeast"/>
              <w:jc w:val="left"/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</w:pP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     $ kill -1 1234  1&gt;&amp;2                      :  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표준출력을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에러출력으로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하겠다는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 xml:space="preserve"> 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의미</w:t>
            </w:r>
            <w:r w:rsidRPr="001D2752">
              <w:rPr>
                <w:rFonts w:ascii="Tahoma" w:eastAsia="굴림" w:hAnsi="Tahoma" w:cs="Tahoma"/>
                <w:color w:val="000000"/>
                <w:kern w:val="0"/>
                <w:sz w:val="19"/>
                <w:szCs w:val="19"/>
              </w:rPr>
              <w:t>.</w:t>
            </w:r>
          </w:p>
          <w:p w:rsidR="001D2752" w:rsidRPr="001D2752" w:rsidRDefault="001D2752" w:rsidP="006D5B2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===네트워크</w:t>
            </w:r>
          </w:p>
          <w:p w:rsidR="00BF6C71" w:rsidRPr="003936FA" w:rsidRDefault="00BF6C71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</w:t>
            </w:r>
            <w:r w:rsidR="002D0CEB" w:rsidRPr="002D0CEB">
              <w:rPr>
                <w:rFonts w:ascii="굴림" w:eastAsia="굴림" w:hAnsi="굴림" w:cs="굴림"/>
                <w:kern w:val="0"/>
                <w:sz w:val="24"/>
                <w:szCs w:val="24"/>
              </w:rPr>
              <w:t>ifconfig lo 127.0.0.1 netmask 255.255.255.0 up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루백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8B6BB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 </w:t>
            </w:r>
            <w:r w:rsidR="002D0CEB" w:rsidRPr="002D0CEB">
              <w:rPr>
                <w:rFonts w:ascii="굴림" w:eastAsia="굴림" w:hAnsi="굴림" w:cs="굴림"/>
                <w:kern w:val="0"/>
                <w:sz w:val="24"/>
                <w:szCs w:val="24"/>
              </w:rPr>
              <w:t>ifconfig eth0 218.148.68.97 netmask 255.255.255.0 up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아이피셋팅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8B6BB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rout</w:t>
            </w:r>
            <w:r w:rsidR="00A8729C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e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add default gw 123.123.123.123 dev eth0 라우트 셋팅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8B6BB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/etc/resolv.conf DNS 서버 ip설정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D519E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--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호스트 정보 가지는파일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/etc/hosts 와 /etc/sysconfig/network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D519E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/etc/hosts 는 루백 지정이나 아이피 alias 하는곳입니다.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# that require network functionality will fail.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127.0.0.1 localhost.localdomain localhost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사설서버 운영시 dns효과도 보겠쬬 ㅎㅎ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네임서버 변경시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84141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lastRenderedPageBreak/>
              <w:t xml:space="preserve">★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/etc/resolv.conf 변경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search kornet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nameserver 168.126.63.1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nameserver 168.126.63.2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~ 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9C31A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--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간단 이더넷. 설정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ifconfig eth0 192.123.32.23 netmask 255.255.255.0 broadcast 192.168.1.122 up/down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9C31A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★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$ /etc/rc.d/init.d/network restart</w:t>
            </w:r>
            <w:r w:rsidR="002C5993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  재시작해줘야됨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* /etc/sysconfig/network-scripts/ifcfg-eth0 수정.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게이트웨이설정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7F0074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-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rout add default gw 게이트웨이아이피 dev 인터페이스 명 (etc0)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7F0074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- 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지울때 rout del default 게이트주소 / 변경됨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553D1B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★</w:t>
            </w:r>
            <w:r w:rsidR="00A557A2"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하나의 etc 카드에 여러개의 아이피 셋팅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ifconfig eth0 123.123.123.123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ifconfig eth0:1 123.123.123.123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..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iptables 로 포트포워딩하기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iptables -t nat -A PREROUTING -p tcp/udp -d 서버주소 --dport 포트 -j DNAT --to 주소:포트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iptables -t nat -A PREROUTING -p tcp -d 211.234.22.12 --dport 23 -j DNAT --to 192.123.1.44:23</w:t>
            </w:r>
          </w:p>
          <w:p w:rsidR="00A633F9" w:rsidRDefault="00A633F9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633F9" w:rsidRDefault="00A633F9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A633F9" w:rsidRDefault="00A633F9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ifconfig eth0 down  끄기  on  켜기</w:t>
            </w:r>
          </w:p>
          <w:p w:rsidR="00D547A8" w:rsidRDefault="00D547A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D547A8" w:rsidRPr="003936FA" w:rsidRDefault="00D547A8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>===특정명령어 해당사용자만 사용하게하기</w:t>
            </w:r>
          </w:p>
        </w:tc>
      </w:tr>
      <w:tr w:rsidR="00A557A2" w:rsidRPr="003936FA" w:rsidTr="003936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557A2" w:rsidRPr="003936FA" w:rsidRDefault="00A557A2" w:rsidP="003936FA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3936FA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/etc/명령어.allow 여기에 아이디추가하면 해당사용자만 사용가능 </w:t>
            </w:r>
          </w:p>
        </w:tc>
      </w:tr>
    </w:tbl>
    <w:p w:rsidR="00A557A2" w:rsidRDefault="00A557A2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792522" w:rsidRDefault="00792522">
      <w:pPr>
        <w:widowControl/>
        <w:wordWrap/>
        <w:autoSpaceDE/>
        <w:autoSpaceDN/>
        <w:jc w:val="left"/>
        <w:rPr>
          <w:rFonts w:ascii="Verdana" w:eastAsia="굴림" w:hAnsi="Verdana" w:cs="굴림"/>
          <w:b/>
          <w:bCs/>
          <w:color w:val="083772"/>
          <w:kern w:val="0"/>
          <w:sz w:val="19"/>
          <w:szCs w:val="19"/>
        </w:rPr>
      </w:pPr>
      <w:r>
        <w:rPr>
          <w:rFonts w:ascii="Verdana" w:hAnsi="Verdana"/>
          <w:color w:val="083772"/>
          <w:sz w:val="19"/>
          <w:szCs w:val="19"/>
        </w:rPr>
        <w:br w:type="page"/>
      </w:r>
    </w:p>
    <w:p w:rsidR="00792522" w:rsidRDefault="00BE46AD" w:rsidP="00792522">
      <w:pPr>
        <w:pStyle w:val="3"/>
        <w:spacing w:before="0" w:beforeAutospacing="0" w:after="0" w:afterAutospacing="0"/>
        <w:ind w:left="980" w:hanging="380"/>
        <w:rPr>
          <w:rFonts w:ascii="Verdana" w:hAnsi="Verdana"/>
          <w:color w:val="083772"/>
          <w:sz w:val="19"/>
          <w:szCs w:val="19"/>
        </w:rPr>
      </w:pPr>
      <w:hyperlink r:id="rId12" w:history="1">
        <w:r w:rsidR="00792522">
          <w:rPr>
            <w:rStyle w:val="a8"/>
            <w:rFonts w:ascii="Verdana" w:hAnsi="Verdana"/>
            <w:color w:val="083772"/>
            <w:sz w:val="29"/>
            <w:szCs w:val="29"/>
          </w:rPr>
          <w:t>리눅스</w:t>
        </w:r>
        <w:r w:rsidR="00792522">
          <w:rPr>
            <w:rStyle w:val="a8"/>
            <w:rFonts w:ascii="Verdana" w:hAnsi="Verdana"/>
            <w:color w:val="083772"/>
            <w:sz w:val="29"/>
            <w:szCs w:val="29"/>
          </w:rPr>
          <w:t xml:space="preserve"> shutdown </w:t>
        </w:r>
        <w:r w:rsidR="00792522">
          <w:rPr>
            <w:rStyle w:val="a8"/>
            <w:rFonts w:ascii="Verdana" w:hAnsi="Verdana"/>
            <w:color w:val="083772"/>
            <w:sz w:val="29"/>
            <w:szCs w:val="29"/>
          </w:rPr>
          <w:t>명령어</w:t>
        </w:r>
        <w:r w:rsidR="00792522">
          <w:rPr>
            <w:rStyle w:val="a8"/>
            <w:rFonts w:ascii="Verdana" w:hAnsi="Verdana"/>
            <w:color w:val="083772"/>
            <w:sz w:val="29"/>
            <w:szCs w:val="29"/>
          </w:rPr>
          <w:t xml:space="preserve"> </w:t>
        </w:r>
        <w:r w:rsidR="00792522">
          <w:rPr>
            <w:rStyle w:val="a8"/>
            <w:rFonts w:ascii="Verdana" w:hAnsi="Verdana"/>
            <w:color w:val="083772"/>
            <w:sz w:val="29"/>
            <w:szCs w:val="29"/>
          </w:rPr>
          <w:t>사용법</w:t>
        </w:r>
      </w:hyperlink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10776"/>
      </w:tblGrid>
      <w:tr w:rsidR="00792522" w:rsidTr="00792522">
        <w:trPr>
          <w:tblCellSpacing w:w="0" w:type="dxa"/>
        </w:trPr>
        <w:tc>
          <w:tcPr>
            <w:tcW w:w="0" w:type="auto"/>
            <w:tcMar>
              <w:top w:w="232" w:type="dxa"/>
              <w:left w:w="155" w:type="dxa"/>
              <w:bottom w:w="0" w:type="dxa"/>
              <w:right w:w="155" w:type="dxa"/>
            </w:tcMar>
            <w:vAlign w:val="center"/>
            <w:hideMark/>
          </w:tcPr>
          <w:tbl>
            <w:tblPr>
              <w:tblW w:w="11100" w:type="dxa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1100"/>
            </w:tblGrid>
            <w:tr w:rsidR="00792522" w:rsidTr="0079252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92522" w:rsidRDefault="00792522">
                  <w:pPr>
                    <w:pStyle w:val="ab"/>
                    <w:spacing w:before="0" w:beforeAutospacing="0" w:after="0" w:afterAutospacing="0"/>
                  </w:pPr>
                  <w:r>
                    <w:rPr>
                      <w:b/>
                      <w:bCs/>
                    </w:rPr>
                    <w:t>1. 기 능</w:t>
                  </w:r>
                  <w:r>
                    <w:rPr>
                      <w:rStyle w:val="apple-converted-space"/>
                      <w:b/>
                      <w:bCs/>
                    </w:rPr>
                    <w:t> </w:t>
                  </w:r>
                  <w:r>
                    <w:rPr>
                      <w:b/>
                      <w:bCs/>
                    </w:rPr>
                    <w:br/>
                  </w:r>
                  <w:r w:rsidR="00BE46AD"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alt="" style="width:3.2pt;height:3.2pt"/>
                    </w:pict>
                  </w:r>
                  <w:r>
                    <w:br/>
                    <w:t>시스템을 종료할 때 일반적으로 사용되는 명령이다.</w:t>
                  </w:r>
                </w:p>
                <w:p w:rsidR="00792522" w:rsidRDefault="00792522">
                  <w:pPr>
                    <w:pStyle w:val="ab"/>
                    <w:spacing w:before="0" w:beforeAutospacing="0" w:after="0" w:afterAutospacing="0"/>
                  </w:pPr>
                  <w:r>
                    <w:rPr>
                      <w:b/>
                      <w:bCs/>
                    </w:rPr>
                    <w:t>2. 문 법</w:t>
                  </w:r>
                  <w:r>
                    <w:br/>
                  </w:r>
                  <w:r w:rsidR="00BE46AD">
                    <w:pict>
                      <v:shape id="_x0000_i1026" type="#_x0000_t75" alt="" style="width:3.2pt;height:3.2pt"/>
                    </w:pict>
                  </w:r>
                  <w:r>
                    <w:br/>
                    <w:t># shutdown [ 옵션 ] 시간 [ 메시지 ]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# shutdown now</w:t>
                  </w:r>
                </w:p>
                <w:p w:rsidR="00792522" w:rsidRDefault="00792522">
                  <w:pPr>
                    <w:pStyle w:val="ab"/>
                    <w:spacing w:before="0" w:beforeAutospacing="0" w:after="0" w:afterAutospacing="0"/>
                  </w:pPr>
                  <w:r>
                    <w:rPr>
                      <w:b/>
                      <w:bCs/>
                    </w:rPr>
                    <w:t>3. 옵션</w:t>
                  </w:r>
                  <w:r>
                    <w:br/>
                  </w:r>
                  <w:r w:rsidR="00BE46AD">
                    <w:pict>
                      <v:shape id="_x0000_i1027" type="#_x0000_t75" alt="" style="width:3.2pt;height:3.2pt"/>
                    </w:pict>
                  </w:r>
                  <w:r>
                    <w:br/>
                    <w:t>-t  n : t 옵션 뒤에 n초를 명시해서, 경고 메시지를 보낸 후 n초 후에 kill 시그널을 보낸다.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-h : shutdown시 halt를 실행하게 한다.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-n : 디스크 동기화 동작의 수행을 금지한다. 이런 옵션은 보통 사용할 일이 없을 것이다.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-r : 시스템 종료를 완료하고 나서 다시 부팅 과정을 수행한다.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-f : 빠른 리부팅을 한다. 리부팅 시 파일 시스템 검사를 하지 않는다.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-c : 이미 예약되어 있는 shutdown을 취소한다. 이 옵션을 준다면 시간 인수는 줄 수 없다. 하지만 메시지는 사용자들에게 줄 수 있다.</w:t>
                  </w:r>
                  <w:r>
                    <w:rPr>
                      <w:rStyle w:val="apple-converted-space"/>
                    </w:rPr>
                    <w:t> </w:t>
                  </w:r>
                  <w:r>
                    <w:br/>
                    <w:t>-k : 경고만 보내고 실제로는 종료하지 않는다. k는 ‘just kidding'의 의미라고 한다.</w:t>
                  </w:r>
                </w:p>
                <w:p w:rsidR="00792522" w:rsidRDefault="00792522">
                  <w:r>
                    <w:rPr>
                      <w:b/>
                      <w:bCs/>
                    </w:rPr>
                    <w:t>4. 사용방법 및 정보</w:t>
                  </w:r>
                  <w:r>
                    <w:br/>
                  </w:r>
                  <w:r w:rsidR="00BE46AD">
                    <w:pict>
                      <v:shape id="_x0000_i1028" type="#_x0000_t75" alt="" style="width:3.2pt;height:3.2pt"/>
                    </w:pict>
                  </w:r>
                  <w:r>
                    <w:br/>
                    <w:t>shutdown 명령은 미리 사용자들에게 경고만을 보내고, 정해진 시간에 시스템을 종료한다. 시간은 24시간 단위의 표기법을 사용하며 종료 5분전에는 시스템에 로그인이 금지된다. 시스템 종료 시간이 가까워짐에 따라 각 사용자들에게 메시지를 주기적으로 출력하여 경고를 보낸다.</w:t>
                  </w:r>
                </w:p>
                <w:tbl>
                  <w:tblPr>
                    <w:tblW w:w="4500" w:type="pct"/>
                    <w:tblCellSpacing w:w="15" w:type="dxa"/>
                    <w:shd w:val="clear" w:color="auto" w:fill="CCCCCC"/>
                    <w:tblCellMar>
                      <w:top w:w="30" w:type="dxa"/>
                      <w:left w:w="30" w:type="dxa"/>
                      <w:bottom w:w="30" w:type="dxa"/>
                      <w:right w:w="30" w:type="dxa"/>
                    </w:tblCellMar>
                    <w:tblLook w:val="04A0"/>
                  </w:tblPr>
                  <w:tblGrid>
                    <w:gridCol w:w="9990"/>
                  </w:tblGrid>
                  <w:tr w:rsidR="00792522">
                    <w:trPr>
                      <w:tblCellSpacing w:w="15" w:type="dxa"/>
                    </w:trPr>
                    <w:tc>
                      <w:tcPr>
                        <w:tcW w:w="0" w:type="auto"/>
                        <w:shd w:val="clear" w:color="auto" w:fill="666666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792522" w:rsidRDefault="00792522">
                        <w:pPr>
                          <w:rPr>
                            <w:rFonts w:ascii="굴림" w:eastAsia="굴림" w:hAnsi="굴림" w:cs="굴림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</w:rPr>
                          <w:t>[root@sense ~]# shutdown 22:30 System will be shutdown at 10:30 PM!! ByeBye~</w:t>
                        </w:r>
                      </w:p>
                    </w:tc>
                  </w:tr>
                </w:tbl>
                <w:p w:rsidR="00792522" w:rsidRDefault="00792522">
                  <w:pPr>
                    <w:pStyle w:val="ab"/>
                    <w:spacing w:before="0" w:beforeAutospacing="0" w:after="0" w:afterAutospacing="0"/>
                  </w:pPr>
                  <w:r>
                    <w:t>다음은 밤 11시 30분에 시스템을 종료하도록 예약하며 사용자들에게 그것을 알린다.</w:t>
                  </w:r>
                </w:p>
                <w:p w:rsidR="00792522" w:rsidRDefault="00792522">
                  <w:pPr>
                    <w:pStyle w:val="ab"/>
                    <w:spacing w:before="0" w:beforeAutospacing="0" w:after="0" w:afterAutospacing="0"/>
                  </w:pPr>
                  <w:r>
                    <w:t>시간을 명시할 때 now를 사용하면 곧바로 시스템을 종료한다. 리눅스 사용자들은 컴퓨터를 끄기 전에 이렇게 하면 간단하다. 혼자 사용하고 있을 때 번거로운 과정은 필요 없을 테니까 말이다.</w:t>
                  </w:r>
                </w:p>
              </w:tc>
            </w:tr>
          </w:tbl>
          <w:p w:rsidR="00792522" w:rsidRDefault="00792522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</w:tbl>
    <w:p w:rsidR="00A633F9" w:rsidRPr="00792522" w:rsidRDefault="00BE46AD" w:rsidP="00565113">
      <w:pPr>
        <w:jc w:val="left"/>
        <w:rPr>
          <w:rStyle w:val="apple-style-span"/>
          <w:color w:val="000000"/>
          <w:sz w:val="27"/>
          <w:szCs w:val="27"/>
        </w:rPr>
      </w:pPr>
      <w:hyperlink r:id="rId13" w:history="1">
        <w:r w:rsidR="00FA5BF3">
          <w:rPr>
            <w:rStyle w:val="a8"/>
          </w:rPr>
          <w:t>http://target2u.blogspot.com/2007/01/shutdown.html</w:t>
        </w:r>
      </w:hyperlink>
    </w:p>
    <w:p w:rsidR="00A633F9" w:rsidRDefault="00A633F9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A557A2" w:rsidRDefault="00A557A2">
      <w:pPr>
        <w:widowControl/>
        <w:wordWrap/>
        <w:autoSpaceDE/>
        <w:autoSpaceDN/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br w:type="page"/>
      </w:r>
    </w:p>
    <w:p w:rsidR="000649E1" w:rsidRDefault="00D6532A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lastRenderedPageBreak/>
        <w:t>==== 변수</w:t>
      </w:r>
    </w:p>
    <w:p w:rsidR="000649E1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 w:rsidR="000649E1">
        <w:rPr>
          <w:rStyle w:val="apple-style-span"/>
          <w:rFonts w:hint="eastAsia"/>
          <w:color w:val="000000"/>
          <w:sz w:val="27"/>
          <w:szCs w:val="27"/>
        </w:rPr>
        <w:t>프롬프트에서</w:t>
      </w:r>
      <w:r w:rsidR="002C4356">
        <w:rPr>
          <w:rStyle w:val="apple-style-span"/>
          <w:rFonts w:hint="eastAsia"/>
          <w:color w:val="000000"/>
          <w:sz w:val="27"/>
          <w:szCs w:val="27"/>
        </w:rPr>
        <w:t xml:space="preserve"> </w:t>
      </w:r>
      <w:r w:rsidR="000649E1">
        <w:rPr>
          <w:rStyle w:val="apple-style-span"/>
          <w:rFonts w:hint="eastAsia"/>
          <w:color w:val="000000"/>
          <w:sz w:val="27"/>
          <w:szCs w:val="27"/>
        </w:rPr>
        <w:t xml:space="preserve">unset으로 </w:t>
      </w:r>
      <w:r w:rsidR="002C4356">
        <w:rPr>
          <w:rStyle w:val="apple-style-span"/>
          <w:rFonts w:hint="eastAsia"/>
          <w:color w:val="000000"/>
          <w:sz w:val="27"/>
          <w:szCs w:val="27"/>
        </w:rPr>
        <w:t xml:space="preserve">변수 </w:t>
      </w:r>
      <w:r w:rsidR="000649E1">
        <w:rPr>
          <w:rStyle w:val="apple-style-span"/>
          <w:rFonts w:hint="eastAsia"/>
          <w:color w:val="000000"/>
          <w:sz w:val="27"/>
          <w:szCs w:val="27"/>
        </w:rPr>
        <w:t>해제.</w:t>
      </w:r>
    </w:p>
    <w:p w:rsidR="00B6268B" w:rsidRDefault="0015781C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e</w:t>
      </w:r>
      <w:r w:rsidR="00B6268B">
        <w:rPr>
          <w:rStyle w:val="apple-style-span"/>
          <w:rFonts w:hint="eastAsia"/>
          <w:color w:val="000000"/>
          <w:sz w:val="27"/>
          <w:szCs w:val="27"/>
        </w:rPr>
        <w:t xml:space="preserve">xport는 </w:t>
      </w:r>
      <w:r w:rsidR="00DD0710">
        <w:rPr>
          <w:rStyle w:val="apple-style-span"/>
          <w:rFonts w:hint="eastAsia"/>
          <w:color w:val="000000"/>
          <w:sz w:val="27"/>
          <w:szCs w:val="27"/>
        </w:rPr>
        <w:t>지역</w:t>
      </w:r>
      <w:r w:rsidR="00B6268B">
        <w:rPr>
          <w:rStyle w:val="apple-style-span"/>
          <w:rFonts w:hint="eastAsia"/>
          <w:color w:val="000000"/>
          <w:sz w:val="27"/>
          <w:szCs w:val="27"/>
        </w:rPr>
        <w:t>변수를  환경변수</w:t>
      </w:r>
      <w:r w:rsidR="00E70D2E">
        <w:rPr>
          <w:rStyle w:val="apple-style-span"/>
          <w:rFonts w:hint="eastAsia"/>
          <w:color w:val="000000"/>
          <w:sz w:val="27"/>
          <w:szCs w:val="27"/>
        </w:rPr>
        <w:t>(</w:t>
      </w:r>
      <w:r w:rsidR="00E70D2E">
        <w:rPr>
          <w:rStyle w:val="apple-style-span"/>
          <w:color w:val="000000"/>
          <w:sz w:val="27"/>
          <w:szCs w:val="27"/>
        </w:rPr>
        <w:t>전역변수</w:t>
      </w:r>
      <w:r w:rsidR="00E70D2E">
        <w:rPr>
          <w:rStyle w:val="apple-style-span"/>
          <w:rFonts w:hint="eastAsia"/>
          <w:color w:val="000000"/>
          <w:sz w:val="27"/>
          <w:szCs w:val="27"/>
        </w:rPr>
        <w:t>)</w:t>
      </w:r>
      <w:r w:rsidR="00B6268B">
        <w:rPr>
          <w:rStyle w:val="apple-style-span"/>
          <w:rFonts w:hint="eastAsia"/>
          <w:color w:val="000000"/>
          <w:sz w:val="27"/>
          <w:szCs w:val="27"/>
        </w:rPr>
        <w:t>로 만들수있다</w:t>
      </w:r>
    </w:p>
    <w:p w:rsidR="00F40D45" w:rsidRDefault="0015781C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e</w:t>
      </w:r>
      <w:r w:rsidR="00F40D45">
        <w:rPr>
          <w:rStyle w:val="apple-style-span"/>
          <w:rFonts w:hint="eastAsia"/>
          <w:color w:val="000000"/>
          <w:sz w:val="27"/>
          <w:szCs w:val="27"/>
        </w:rPr>
        <w:t>xport VAR=</w:t>
      </w:r>
      <w:r w:rsidR="00F40D45">
        <w:rPr>
          <w:rStyle w:val="apple-style-span"/>
          <w:color w:val="000000"/>
          <w:sz w:val="27"/>
          <w:szCs w:val="27"/>
        </w:rPr>
        <w:t>”</w:t>
      </w:r>
      <w:r w:rsidR="00F40D45">
        <w:rPr>
          <w:rStyle w:val="apple-style-span"/>
          <w:rFonts w:hint="eastAsia"/>
          <w:color w:val="000000"/>
          <w:sz w:val="27"/>
          <w:szCs w:val="27"/>
        </w:rPr>
        <w:t>aa</w:t>
      </w:r>
      <w:r w:rsidR="00F40D45">
        <w:rPr>
          <w:rStyle w:val="apple-style-span"/>
          <w:color w:val="000000"/>
          <w:sz w:val="27"/>
          <w:szCs w:val="27"/>
        </w:rPr>
        <w:t>”</w:t>
      </w:r>
      <w:r w:rsidR="00F40D45">
        <w:rPr>
          <w:rStyle w:val="apple-style-span"/>
          <w:rFonts w:hint="eastAsia"/>
          <w:color w:val="000000"/>
          <w:sz w:val="27"/>
          <w:szCs w:val="27"/>
        </w:rPr>
        <w:t>;</w:t>
      </w:r>
    </w:p>
    <w:p w:rsidR="00565113" w:rsidRDefault="002930D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==쉘스크립트</w:t>
      </w:r>
    </w:p>
    <w:p w:rsidR="002930D6" w:rsidRDefault="002930D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배스쉘은 본쉘기반이기 때문에 /bin/sh , /bin/bash 로 실행가능</w:t>
      </w:r>
    </w:p>
    <w:p w:rsidR="002930D6" w:rsidRDefault="002930D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쉘스크립트 </w:t>
      </w:r>
    </w:p>
    <w:p w:rsidR="002930D6" w:rsidRDefault="002930D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#!/bin/bash  //로시작</w:t>
      </w:r>
    </w:p>
    <w:p w:rsidR="000649E1" w:rsidRDefault="000649E1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E70D2E" w:rsidRDefault="00E70D2E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>ead 로 사용자에게 입력받으수있다.</w:t>
      </w:r>
    </w:p>
    <w:p w:rsidR="00E70D2E" w:rsidRDefault="00E70D2E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ead 변수명 </w:t>
      </w:r>
      <w:r>
        <w:rPr>
          <w:rStyle w:val="apple-style-span"/>
          <w:color w:val="000000"/>
          <w:sz w:val="27"/>
          <w:szCs w:val="27"/>
        </w:rPr>
        <w:t>…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..  </w:t>
      </w:r>
      <w:r w:rsidR="00DC4B79">
        <w:rPr>
          <w:rStyle w:val="apple-style-span"/>
          <w:rFonts w:hint="eastAsia"/>
          <w:color w:val="000000"/>
          <w:sz w:val="27"/>
          <w:szCs w:val="27"/>
        </w:rPr>
        <w:t>여러 개가능.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230A98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 w:rsidR="00230A98">
        <w:rPr>
          <w:rStyle w:val="apple-style-span"/>
          <w:rFonts w:hint="eastAsia"/>
          <w:color w:val="000000"/>
          <w:sz w:val="27"/>
          <w:szCs w:val="27"/>
        </w:rPr>
        <w:t>아규먼트 받기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쉘프로그램명 아 그 먼 트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안쪽에서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$1 $2 $3 가능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$* 모든 거</w:t>
      </w:r>
    </w:p>
    <w:p w:rsidR="00230A98" w:rsidRDefault="00230A98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$# 위치파라미터수</w:t>
      </w:r>
    </w:p>
    <w:p w:rsidR="007D140F" w:rsidRDefault="007D140F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7D140F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color w:val="000000"/>
          <w:sz w:val="27"/>
          <w:szCs w:val="27"/>
        </w:rPr>
        <w:t>S</w:t>
      </w:r>
      <w:r w:rsidR="007D140F">
        <w:rPr>
          <w:rStyle w:val="apple-style-span"/>
          <w:rFonts w:hint="eastAsia"/>
          <w:color w:val="000000"/>
          <w:sz w:val="27"/>
          <w:szCs w:val="27"/>
        </w:rPr>
        <w:t>et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</w:t>
      </w:r>
      <w:r w:rsidR="007D140F">
        <w:rPr>
          <w:rStyle w:val="apple-style-span"/>
          <w:rFonts w:hint="eastAsia"/>
          <w:color w:val="000000"/>
          <w:sz w:val="27"/>
          <w:szCs w:val="27"/>
        </w:rPr>
        <w:t>으로 배열선언</w:t>
      </w:r>
    </w:p>
    <w:p w:rsidR="007D140F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oot#] </w:t>
      </w:r>
      <w:r w:rsidR="007D140F">
        <w:rPr>
          <w:rStyle w:val="apple-style-span"/>
          <w:rFonts w:hint="eastAsia"/>
          <w:color w:val="000000"/>
          <w:sz w:val="27"/>
          <w:szCs w:val="27"/>
        </w:rPr>
        <w:t>set apple oracge banana</w:t>
      </w:r>
    </w:p>
    <w:p w:rsidR="007D140F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oot#] </w:t>
      </w:r>
      <w:r w:rsidR="007D140F">
        <w:rPr>
          <w:rStyle w:val="apple-style-span"/>
          <w:rFonts w:hint="eastAsia"/>
          <w:color w:val="000000"/>
          <w:sz w:val="27"/>
          <w:szCs w:val="27"/>
        </w:rPr>
        <w:t>shift # 오른쪽으로 쉬프트</w:t>
      </w:r>
    </w:p>
    <w:p w:rsidR="00FD3BF3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oot#] </w:t>
      </w:r>
      <w:r w:rsidR="007D140F">
        <w:rPr>
          <w:rStyle w:val="apple-style-span"/>
          <w:rFonts w:hint="eastAsia"/>
          <w:color w:val="000000"/>
          <w:sz w:val="27"/>
          <w:szCs w:val="27"/>
        </w:rPr>
        <w:t xml:space="preserve">echo $1  </w:t>
      </w:r>
      <w:r w:rsidR="007D140F">
        <w:rPr>
          <w:rStyle w:val="apple-style-span"/>
          <w:color w:val="000000"/>
          <w:sz w:val="27"/>
          <w:szCs w:val="27"/>
        </w:rPr>
        <w:t>하면은</w:t>
      </w:r>
      <w:r w:rsidR="007D140F">
        <w:rPr>
          <w:rStyle w:val="apple-style-span"/>
          <w:rFonts w:hint="eastAsia"/>
          <w:color w:val="000000"/>
          <w:sz w:val="27"/>
          <w:szCs w:val="27"/>
        </w:rPr>
        <w:t xml:space="preserve"> orange가나옴</w:t>
      </w:r>
      <w:r w:rsidR="00702F96">
        <w:rPr>
          <w:rStyle w:val="apple-style-span"/>
          <w:rFonts w:hint="eastAsia"/>
          <w:color w:val="000000"/>
          <w:sz w:val="27"/>
          <w:szCs w:val="27"/>
        </w:rPr>
        <w:t xml:space="preserve">  $2..계속가능</w:t>
      </w:r>
    </w:p>
    <w:p w:rsidR="00FD3BF3" w:rsidRDefault="00FD3BF3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FD3BF3" w:rsidRDefault="00FD3BF3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명령어치환</w:t>
      </w:r>
    </w:p>
    <w:p w:rsidR="00FD3BF3" w:rsidRDefault="00FD3BF3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V</w:t>
      </w:r>
      <w:r>
        <w:rPr>
          <w:rStyle w:val="apple-style-span"/>
          <w:rFonts w:hint="eastAsia"/>
          <w:color w:val="000000"/>
          <w:sz w:val="27"/>
          <w:szCs w:val="27"/>
        </w:rPr>
        <w:t>ar=</w:t>
      </w:r>
      <w:r>
        <w:rPr>
          <w:rStyle w:val="apple-style-span"/>
          <w:color w:val="000000"/>
          <w:sz w:val="27"/>
          <w:szCs w:val="27"/>
        </w:rPr>
        <w:t>`command`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이렇게 명령어를 쓰고  백쿼터로 묵은후</w:t>
      </w:r>
    </w:p>
    <w:p w:rsidR="00FD3BF3" w:rsidRDefault="00FD3BF3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cho </w:t>
      </w:r>
      <w:r w:rsidR="00D925DC">
        <w:rPr>
          <w:rStyle w:val="apple-style-span"/>
          <w:rFonts w:hint="eastAsia"/>
          <w:color w:val="000000"/>
          <w:sz w:val="27"/>
          <w:szCs w:val="27"/>
        </w:rPr>
        <w:t xml:space="preserve">Var </w:t>
      </w:r>
      <w:r>
        <w:rPr>
          <w:rStyle w:val="apple-style-span"/>
          <w:rFonts w:hint="eastAsia"/>
          <w:color w:val="000000"/>
          <w:sz w:val="27"/>
          <w:szCs w:val="27"/>
        </w:rPr>
        <w:t>하면은 명령어가 먹힌다.</w:t>
      </w:r>
    </w:p>
    <w:p w:rsidR="00795919" w:rsidRDefault="00795919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795919" w:rsidRDefault="00795919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스크립트는 기본연산을 지원안한다 따라서 리눅스 연산기능사용한다</w:t>
      </w:r>
    </w:p>
    <w:p w:rsidR="00795919" w:rsidRDefault="00795919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N</w:t>
      </w:r>
      <w:r>
        <w:rPr>
          <w:rStyle w:val="apple-style-span"/>
          <w:rFonts w:hint="eastAsia"/>
          <w:color w:val="000000"/>
          <w:sz w:val="27"/>
          <w:szCs w:val="27"/>
        </w:rPr>
        <w:t>=</w:t>
      </w:r>
      <w:r>
        <w:rPr>
          <w:rStyle w:val="apple-style-span"/>
          <w:color w:val="000000"/>
          <w:sz w:val="27"/>
          <w:szCs w:val="27"/>
        </w:rPr>
        <w:t>’</w:t>
      </w:r>
      <w:r>
        <w:rPr>
          <w:rStyle w:val="apple-style-span"/>
          <w:rFonts w:hint="eastAsia"/>
          <w:color w:val="000000"/>
          <w:sz w:val="27"/>
          <w:szCs w:val="27"/>
        </w:rPr>
        <w:t>expr 100+100</w:t>
      </w:r>
      <w:r>
        <w:rPr>
          <w:rStyle w:val="apple-style-span"/>
          <w:color w:val="000000"/>
          <w:sz w:val="27"/>
          <w:szCs w:val="27"/>
        </w:rPr>
        <w:t>’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 이런식  expr 명령어</w:t>
      </w:r>
    </w:p>
    <w:p w:rsidR="008A5CF2" w:rsidRDefault="008A5CF2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C30673" w:rsidRDefault="00C30673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C30673" w:rsidRDefault="00C30673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lastRenderedPageBreak/>
        <w:t>조건문</w:t>
      </w:r>
    </w:p>
    <w:p w:rsidR="00C30673" w:rsidRDefault="004E0D0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I</w:t>
      </w:r>
      <w:r>
        <w:rPr>
          <w:rStyle w:val="apple-style-span"/>
          <w:rFonts w:hint="eastAsia"/>
          <w:color w:val="000000"/>
          <w:sz w:val="27"/>
          <w:szCs w:val="27"/>
        </w:rPr>
        <w:t>f 명령</w:t>
      </w:r>
    </w:p>
    <w:p w:rsidR="004E0D06" w:rsidRDefault="004E0D0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T</w:t>
      </w:r>
      <w:r>
        <w:rPr>
          <w:rStyle w:val="apple-style-span"/>
          <w:rFonts w:hint="eastAsia"/>
          <w:color w:val="000000"/>
          <w:sz w:val="27"/>
          <w:szCs w:val="27"/>
        </w:rPr>
        <w:t>hen</w:t>
      </w:r>
    </w:p>
    <w:p w:rsidR="004E0D06" w:rsidRDefault="004E0D0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 명령 문장블록</w:t>
      </w:r>
    </w:p>
    <w:p w:rsidR="0093061C" w:rsidRDefault="0093061C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lif 명령</w:t>
      </w:r>
    </w:p>
    <w:p w:rsidR="0093061C" w:rsidRDefault="0093061C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  </w:t>
      </w:r>
      <w:r>
        <w:rPr>
          <w:rStyle w:val="apple-style-span"/>
          <w:color w:val="000000"/>
          <w:sz w:val="27"/>
          <w:szCs w:val="27"/>
        </w:rPr>
        <w:t>가운데</w:t>
      </w:r>
      <w:r>
        <w:rPr>
          <w:rStyle w:val="apple-style-span"/>
          <w:rFonts w:hint="eastAsia"/>
          <w:color w:val="000000"/>
          <w:sz w:val="27"/>
          <w:szCs w:val="27"/>
        </w:rPr>
        <w:t>.</w:t>
      </w:r>
      <w:r w:rsidR="00023120">
        <w:rPr>
          <w:rStyle w:val="apple-style-span"/>
          <w:rFonts w:hint="eastAsia"/>
          <w:color w:val="000000"/>
          <w:sz w:val="27"/>
          <w:szCs w:val="27"/>
        </w:rPr>
        <w:t xml:space="preserve"> </w:t>
      </w:r>
    </w:p>
    <w:p w:rsidR="00023120" w:rsidRDefault="00023120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lse</w:t>
      </w:r>
    </w:p>
    <w:p w:rsidR="00023120" w:rsidRDefault="00023120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  두번째문장</w:t>
      </w:r>
    </w:p>
    <w:p w:rsidR="004E0D06" w:rsidRDefault="004E0D0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F</w:t>
      </w:r>
      <w:r>
        <w:rPr>
          <w:rStyle w:val="apple-style-span"/>
          <w:rFonts w:hint="eastAsia"/>
          <w:color w:val="000000"/>
          <w:sz w:val="27"/>
          <w:szCs w:val="27"/>
        </w:rPr>
        <w:t>i</w:t>
      </w:r>
    </w:p>
    <w:p w:rsidR="004E0D06" w:rsidRDefault="004E0D06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D925DC" w:rsidRPr="007D140F" w:rsidRDefault="00D925DC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CB5146" w:rsidRDefault="00CB5146">
      <w:pPr>
        <w:widowControl/>
        <w:wordWrap/>
        <w:autoSpaceDE/>
        <w:autoSpaceDN/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br w:type="page"/>
      </w:r>
    </w:p>
    <w:p w:rsidR="000649E1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lastRenderedPageBreak/>
        <w:t>특수파라미터</w:t>
      </w:r>
    </w:p>
    <w:tbl>
      <w:tblPr>
        <w:tblStyle w:val="a4"/>
        <w:tblW w:w="0" w:type="auto"/>
        <w:tblLook w:val="04A0"/>
      </w:tblPr>
      <w:tblGrid>
        <w:gridCol w:w="630"/>
        <w:gridCol w:w="10052"/>
      </w:tblGrid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$*</w:t>
            </w:r>
          </w:p>
        </w:tc>
        <w:tc>
          <w:tcPr>
            <w:tcW w:w="10052" w:type="dxa"/>
          </w:tcPr>
          <w:p w:rsidR="00CB5146" w:rsidRP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color w:val="000000"/>
                <w:sz w:val="27"/>
                <w:szCs w:val="27"/>
              </w:rPr>
              <w:t>이파리미터</w:t>
            </w: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 xml:space="preserve"> 변수는 1부터 시작하는 위치 파리미터 확장 스페이스공백 으로 인덱싱  *은숫자  스크립트시작할 때 파라미터</w:t>
            </w:r>
            <w:r w:rsidR="00F8503F">
              <w:rPr>
                <w:rStyle w:val="apple-style-span"/>
                <w:rFonts w:hint="eastAsia"/>
                <w:color w:val="000000"/>
                <w:sz w:val="27"/>
                <w:szCs w:val="27"/>
              </w:rPr>
              <w:t xml:space="preserve"> a b c d   $1 = a  $2 =b 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$@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이파리미터변수는 1부터 시작하는 위치 파라미터  함수 파라미터사용</w:t>
            </w:r>
          </w:p>
          <w:p w:rsidR="001006F2" w:rsidRDefault="001006F2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아규먼트 전체내용</w:t>
            </w:r>
            <w:r w:rsidR="00F8503F">
              <w:rPr>
                <w:rStyle w:val="apple-style-span"/>
                <w:rFonts w:hint="eastAsia"/>
                <w:color w:val="000000"/>
                <w:sz w:val="27"/>
                <w:szCs w:val="27"/>
              </w:rPr>
              <w:t xml:space="preserve"> a b c d 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$#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파라미터 변수 십진수의 위치파리미터 전체 개수의미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$?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가장 최근 실행된 포그라운드 파이프라인 종료상태가짐</w:t>
            </w:r>
            <w:r w:rsidR="00A14E31">
              <w:rPr>
                <w:rStyle w:val="apple-style-span"/>
                <w:rFonts w:hint="eastAsia"/>
                <w:color w:val="000000"/>
                <w:sz w:val="27"/>
                <w:szCs w:val="27"/>
              </w:rPr>
              <w:t xml:space="preserve">  0</w:t>
            </w:r>
            <w:r w:rsidR="00A14E31">
              <w:rPr>
                <w:rStyle w:val="apple-style-span"/>
                <w:color w:val="000000"/>
                <w:sz w:val="27"/>
                <w:szCs w:val="27"/>
              </w:rPr>
              <w:t>은정상</w:t>
            </w:r>
            <w:r w:rsidR="00A14E31">
              <w:rPr>
                <w:rStyle w:val="apple-style-span"/>
                <w:rFonts w:hint="eastAsia"/>
                <w:color w:val="000000"/>
                <w:sz w:val="27"/>
                <w:szCs w:val="27"/>
              </w:rPr>
              <w:t>.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$-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실행하지마자 set 내장명령을 통해 또는 쉘자체에 의해 설정된 현재 옵션 플래그로 확장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$$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현재 쉘의 프로세스 ID 가짐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$!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가장 최근 백그라운드로 실행된 프로세스 ID</w:t>
            </w:r>
          </w:p>
        </w:tc>
      </w:tr>
      <w:tr w:rsidR="00CB5146" w:rsidTr="00524FC9">
        <w:tc>
          <w:tcPr>
            <w:tcW w:w="630" w:type="dxa"/>
          </w:tcPr>
          <w:p w:rsidR="00CB5146" w:rsidRP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$0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쉘또는 쉘 스크립트의 이름을 가지고있다</w:t>
            </w:r>
          </w:p>
        </w:tc>
      </w:tr>
      <w:tr w:rsidR="00CB5146" w:rsidTr="00524FC9">
        <w:tc>
          <w:tcPr>
            <w:tcW w:w="630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$_</w:t>
            </w:r>
          </w:p>
        </w:tc>
        <w:tc>
          <w:tcPr>
            <w:tcW w:w="10052" w:type="dxa"/>
          </w:tcPr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이변수는 쉘이 시작되면 설정되는 아규먼트 목록을 사용하여 실행된 쉘스크립트의 절대경로를 가지고있다.</w:t>
            </w:r>
          </w:p>
          <w:p w:rsidR="00CB5146" w:rsidRDefault="00CB5146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어떤명령이 이전에 실행되었다면 이전 실행된 명령어에서 사용한 마지막 아규먼트를 가진다</w:t>
            </w:r>
          </w:p>
        </w:tc>
      </w:tr>
    </w:tbl>
    <w:p w:rsidR="00CB5146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CB5146" w:rsidRDefault="00CB5146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CB5146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 w:rsidR="002F238F">
        <w:rPr>
          <w:rStyle w:val="apple-style-span"/>
          <w:rFonts w:hint="eastAsia"/>
          <w:color w:val="000000"/>
          <w:sz w:val="27"/>
          <w:szCs w:val="27"/>
        </w:rPr>
        <w:t>사용자에게 입력받기</w:t>
      </w:r>
    </w:p>
    <w:p w:rsidR="002F238F" w:rsidRDefault="002F238F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R</w:t>
      </w:r>
      <w:r>
        <w:rPr>
          <w:rStyle w:val="apple-style-span"/>
          <w:rFonts w:hint="eastAsia"/>
          <w:color w:val="000000"/>
          <w:sz w:val="27"/>
          <w:szCs w:val="27"/>
        </w:rPr>
        <w:t>ead a b c d</w:t>
      </w:r>
    </w:p>
    <w:p w:rsidR="002F238F" w:rsidRDefault="002F238F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4개의 값을 받는다  a b c d  변수에들어간다 </w:t>
      </w:r>
    </w:p>
    <w:p w:rsidR="00373717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373717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rFonts w:hint="eastAsia"/>
          <w:color w:val="000000"/>
          <w:sz w:val="27"/>
          <w:szCs w:val="27"/>
        </w:rPr>
        <w:t>아규먼트 넘기기</w:t>
      </w:r>
    </w:p>
    <w:p w:rsidR="00373717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./ss.sh a b c d </w:t>
      </w:r>
    </w:p>
    <w:p w:rsidR="00373717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373717" w:rsidRDefault="00373717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쉘스크립안에서 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cho $1 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cho $2 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$3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$4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이렇게 사용가능 </w:t>
      </w:r>
    </w:p>
    <w:p w:rsidR="00373717" w:rsidRDefault="00373717" w:rsidP="00373717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 </w:t>
      </w:r>
    </w:p>
    <w:p w:rsidR="00CB5146" w:rsidRDefault="00315FEA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lastRenderedPageBreak/>
        <w:t>★</w:t>
      </w:r>
      <w:r>
        <w:rPr>
          <w:rStyle w:val="apple-style-span"/>
          <w:color w:val="000000"/>
          <w:sz w:val="27"/>
          <w:szCs w:val="27"/>
        </w:rPr>
        <w:t>배열선언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</w:t>
      </w:r>
    </w:p>
    <w:p w:rsidR="00315FEA" w:rsidRDefault="00315FEA" w:rsidP="00565113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S</w:t>
      </w:r>
      <w:r>
        <w:rPr>
          <w:rStyle w:val="apple-style-span"/>
          <w:rFonts w:hint="eastAsia"/>
          <w:color w:val="000000"/>
          <w:sz w:val="27"/>
          <w:szCs w:val="27"/>
        </w:rPr>
        <w:t>et apple orange banana</w:t>
      </w:r>
    </w:p>
    <w:p w:rsidR="00315FEA" w:rsidRDefault="00315FEA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cho $1 </w:t>
      </w:r>
    </w:p>
    <w:p w:rsidR="00315FEA" w:rsidRDefault="00315FEA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cho $2 </w:t>
      </w:r>
    </w:p>
    <w:p w:rsidR="00315FEA" w:rsidRDefault="00315FEA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$3</w:t>
      </w:r>
    </w:p>
    <w:p w:rsidR="00315FEA" w:rsidRDefault="00315FEA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E</w:t>
      </w:r>
      <w:r>
        <w:rPr>
          <w:rStyle w:val="apple-style-span"/>
          <w:rFonts w:hint="eastAsia"/>
          <w:color w:val="000000"/>
          <w:sz w:val="27"/>
          <w:szCs w:val="27"/>
        </w:rPr>
        <w:t>cho $4</w:t>
      </w:r>
    </w:p>
    <w:p w:rsidR="00315FEA" w:rsidRDefault="00315FEA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 xml:space="preserve">이렇게 사용가능 </w:t>
      </w:r>
    </w:p>
    <w:p w:rsidR="007D1D30" w:rsidRDefault="007D1D30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S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hift 로 좌측으로 이동가능 </w:t>
      </w:r>
    </w:p>
    <w:p w:rsidR="00B95124" w:rsidRDefault="00B95124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color w:val="000000"/>
          <w:sz w:val="27"/>
          <w:szCs w:val="27"/>
        </w:rPr>
        <w:t>S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hift 하고 echo $1 </w:t>
      </w:r>
      <w:r>
        <w:rPr>
          <w:rStyle w:val="apple-style-span"/>
          <w:color w:val="000000"/>
          <w:sz w:val="27"/>
          <w:szCs w:val="27"/>
        </w:rPr>
        <w:t>하면</w:t>
      </w:r>
      <w:r>
        <w:rPr>
          <w:rStyle w:val="apple-style-span"/>
          <w:rFonts w:hint="eastAsia"/>
          <w:color w:val="000000"/>
          <w:sz w:val="27"/>
          <w:szCs w:val="27"/>
        </w:rPr>
        <w:t xml:space="preserve"> orange나옴 </w:t>
      </w:r>
    </w:p>
    <w:p w:rsidR="00EB3684" w:rsidRDefault="00EB3684" w:rsidP="00315FEA">
      <w:pPr>
        <w:jc w:val="left"/>
        <w:rPr>
          <w:rStyle w:val="apple-style-span"/>
          <w:color w:val="000000"/>
          <w:sz w:val="27"/>
          <w:szCs w:val="27"/>
        </w:rPr>
      </w:pPr>
    </w:p>
    <w:p w:rsidR="00EB3684" w:rsidRDefault="001D0C1E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 w:rsidR="00EB3684">
        <w:rPr>
          <w:rStyle w:val="apple-style-span"/>
          <w:color w:val="000000"/>
          <w:sz w:val="27"/>
          <w:szCs w:val="27"/>
        </w:rPr>
        <w:t>명령어</w:t>
      </w:r>
      <w:r w:rsidR="00EB3684">
        <w:rPr>
          <w:rStyle w:val="apple-style-span"/>
          <w:rFonts w:hint="eastAsia"/>
          <w:color w:val="000000"/>
          <w:sz w:val="27"/>
          <w:szCs w:val="27"/>
        </w:rPr>
        <w:t xml:space="preserve"> 치환</w:t>
      </w:r>
    </w:p>
    <w:p w:rsidR="001D0C1E" w:rsidRDefault="001D0C1E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백쿼터로 묵으면 그결과값이 AB변수에들어간다</w:t>
      </w:r>
    </w:p>
    <w:p w:rsidR="00EB3684" w:rsidRPr="007D1D30" w:rsidRDefault="00EB3684" w:rsidP="00315FEA">
      <w:pPr>
        <w:jc w:val="left"/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hint="eastAsia"/>
          <w:color w:val="000000"/>
          <w:sz w:val="27"/>
          <w:szCs w:val="27"/>
        </w:rPr>
        <w:t>AB=</w:t>
      </w:r>
      <w:r w:rsidR="001D0C1E">
        <w:rPr>
          <w:rStyle w:val="apple-style-span"/>
          <w:rFonts w:hint="eastAsia"/>
          <w:color w:val="000000"/>
          <w:sz w:val="27"/>
          <w:szCs w:val="27"/>
        </w:rPr>
        <w:t xml:space="preserve">`ps </w:t>
      </w:r>
      <w:r w:rsidR="001D0C1E">
        <w:rPr>
          <w:rStyle w:val="apple-style-span"/>
          <w:color w:val="000000"/>
          <w:sz w:val="27"/>
          <w:szCs w:val="27"/>
        </w:rPr>
        <w:t>–</w:t>
      </w:r>
      <w:r w:rsidR="001D0C1E">
        <w:rPr>
          <w:rStyle w:val="apple-style-span"/>
          <w:rFonts w:hint="eastAsia"/>
          <w:color w:val="000000"/>
          <w:sz w:val="27"/>
          <w:szCs w:val="27"/>
        </w:rPr>
        <w:t>ef|grep lken`</w:t>
      </w:r>
    </w:p>
    <w:p w:rsidR="00315FEA" w:rsidRDefault="00315FEA" w:rsidP="00565113">
      <w:pPr>
        <w:jc w:val="left"/>
        <w:rPr>
          <w:rStyle w:val="apple-style-span"/>
          <w:color w:val="000000"/>
          <w:sz w:val="27"/>
          <w:szCs w:val="27"/>
        </w:rPr>
      </w:pPr>
    </w:p>
    <w:p w:rsidR="007B704C" w:rsidRDefault="007B704C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★산술계산</w:t>
      </w:r>
    </w:p>
    <w:p w:rsidR="007B704C" w:rsidRDefault="007B704C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쉘은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산술계산이없다 그래서 쉘기능사용한다</w:t>
      </w:r>
    </w:p>
    <w:p w:rsidR="007B704C" w:rsidRDefault="007B704C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AB=</w:t>
      </w:r>
      <w:r>
        <w:rPr>
          <w:rFonts w:ascii="굴림" w:eastAsia="굴림" w:hAnsi="굴림" w:cs="굴림"/>
          <w:kern w:val="0"/>
          <w:sz w:val="24"/>
          <w:szCs w:val="24"/>
        </w:rPr>
        <w:t>`expr 100+100`</w:t>
      </w:r>
    </w:p>
    <w:p w:rsidR="007D06E4" w:rsidRDefault="007D06E4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D06E4" w:rsidRDefault="007D06E4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★연산자</w:t>
      </w:r>
    </w:p>
    <w:tbl>
      <w:tblPr>
        <w:tblStyle w:val="a4"/>
        <w:tblW w:w="0" w:type="auto"/>
        <w:tblLook w:val="04A0"/>
      </w:tblPr>
      <w:tblGrid>
        <w:gridCol w:w="3554"/>
        <w:gridCol w:w="3555"/>
        <w:gridCol w:w="3555"/>
      </w:tblGrid>
      <w:tr w:rsidR="00503200" w:rsidTr="00503200">
        <w:tc>
          <w:tcPr>
            <w:tcW w:w="3554" w:type="dxa"/>
          </w:tcPr>
          <w:p w:rsidR="00503200" w:rsidRDefault="0050320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동치</w:t>
            </w:r>
          </w:p>
        </w:tc>
        <w:tc>
          <w:tcPr>
            <w:tcW w:w="3555" w:type="dxa"/>
          </w:tcPr>
          <w:p w:rsidR="00503200" w:rsidRDefault="0050320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논리</w:t>
            </w:r>
          </w:p>
        </w:tc>
        <w:tc>
          <w:tcPr>
            <w:tcW w:w="3555" w:type="dxa"/>
          </w:tcPr>
          <w:p w:rsidR="00503200" w:rsidRDefault="0050320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관계</w:t>
            </w:r>
          </w:p>
        </w:tc>
      </w:tr>
      <w:tr w:rsidR="00503200" w:rsidTr="00503200">
        <w:tc>
          <w:tcPr>
            <w:tcW w:w="3554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=</w:t>
            </w:r>
            <w:r>
              <w:rPr>
                <w:rStyle w:val="apple-style-span"/>
                <w:color w:val="000000"/>
                <w:sz w:val="27"/>
                <w:szCs w:val="27"/>
              </w:rPr>
              <w:t>문자열</w:t>
            </w:r>
          </w:p>
        </w:tc>
        <w:tc>
          <w:tcPr>
            <w:tcW w:w="3555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-a and</w:t>
            </w:r>
          </w:p>
        </w:tc>
        <w:tc>
          <w:tcPr>
            <w:tcW w:w="3555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-gt 보다크다</w:t>
            </w:r>
          </w:p>
        </w:tc>
      </w:tr>
      <w:tr w:rsidR="00503200" w:rsidTr="00503200">
        <w:tc>
          <w:tcPr>
            <w:tcW w:w="3554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!=문자열</w:t>
            </w:r>
          </w:p>
        </w:tc>
        <w:tc>
          <w:tcPr>
            <w:tcW w:w="3555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-o or</w:t>
            </w:r>
          </w:p>
        </w:tc>
        <w:tc>
          <w:tcPr>
            <w:tcW w:w="3555" w:type="dxa"/>
          </w:tcPr>
          <w:p w:rsidR="00503200" w:rsidRPr="00503200" w:rsidRDefault="0050320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-ge 보다크거나 같다</w:t>
            </w:r>
          </w:p>
        </w:tc>
      </w:tr>
      <w:tr w:rsidR="00D46730" w:rsidTr="00503200">
        <w:tc>
          <w:tcPr>
            <w:tcW w:w="3554" w:type="dxa"/>
          </w:tcPr>
          <w:p w:rsidR="00D46730" w:rsidRPr="00503200" w:rsidRDefault="00D4673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 xml:space="preserve">-eq </w:t>
            </w:r>
            <w:r>
              <w:rPr>
                <w:rStyle w:val="apple-style-span"/>
                <w:color w:val="000000"/>
                <w:sz w:val="27"/>
                <w:szCs w:val="27"/>
              </w:rPr>
              <w:t>숫자</w:t>
            </w:r>
          </w:p>
        </w:tc>
        <w:tc>
          <w:tcPr>
            <w:tcW w:w="3555" w:type="dxa"/>
          </w:tcPr>
          <w:p w:rsidR="00D46730" w:rsidRDefault="00D4673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! not</w:t>
            </w:r>
          </w:p>
        </w:tc>
        <w:tc>
          <w:tcPr>
            <w:tcW w:w="3555" w:type="dxa"/>
          </w:tcPr>
          <w:p w:rsidR="00D46730" w:rsidRPr="00503200" w:rsidRDefault="00D46730" w:rsidP="00BF75FB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-lt 보다작다</w:t>
            </w:r>
          </w:p>
        </w:tc>
      </w:tr>
      <w:tr w:rsidR="00D46730" w:rsidTr="00503200">
        <w:tc>
          <w:tcPr>
            <w:tcW w:w="3554" w:type="dxa"/>
          </w:tcPr>
          <w:p w:rsidR="00D46730" w:rsidRPr="00503200" w:rsidRDefault="00D4673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-ne 숫자</w:t>
            </w:r>
          </w:p>
        </w:tc>
        <w:tc>
          <w:tcPr>
            <w:tcW w:w="3555" w:type="dxa"/>
          </w:tcPr>
          <w:p w:rsidR="00D46730" w:rsidRDefault="00D4673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555" w:type="dxa"/>
          </w:tcPr>
          <w:p w:rsidR="00D46730" w:rsidRDefault="00D46730" w:rsidP="00BF75FB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  <w:r>
              <w:rPr>
                <w:rStyle w:val="apple-style-span"/>
                <w:rFonts w:hint="eastAsia"/>
                <w:color w:val="000000"/>
                <w:sz w:val="27"/>
                <w:szCs w:val="27"/>
              </w:rPr>
              <w:t>-le 보다 작거나 같다</w:t>
            </w:r>
          </w:p>
        </w:tc>
      </w:tr>
      <w:tr w:rsidR="00D46730" w:rsidTr="00503200">
        <w:tc>
          <w:tcPr>
            <w:tcW w:w="3554" w:type="dxa"/>
          </w:tcPr>
          <w:p w:rsidR="00D46730" w:rsidRDefault="00D4673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</w:p>
        </w:tc>
        <w:tc>
          <w:tcPr>
            <w:tcW w:w="3555" w:type="dxa"/>
          </w:tcPr>
          <w:p w:rsidR="00D46730" w:rsidRDefault="00D46730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3555" w:type="dxa"/>
          </w:tcPr>
          <w:p w:rsidR="00D46730" w:rsidRDefault="00D46730" w:rsidP="00565113">
            <w:pPr>
              <w:jc w:val="left"/>
              <w:rPr>
                <w:rStyle w:val="apple-style-span"/>
                <w:color w:val="000000"/>
                <w:sz w:val="27"/>
                <w:szCs w:val="27"/>
              </w:rPr>
            </w:pPr>
          </w:p>
        </w:tc>
      </w:tr>
    </w:tbl>
    <w:p w:rsidR="007D06E4" w:rsidRDefault="007D06E4" w:rsidP="00565113">
      <w:pPr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B704C" w:rsidRDefault="007D06E4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조건문</w:t>
      </w:r>
    </w:p>
    <w:tbl>
      <w:tblPr>
        <w:tblStyle w:val="a4"/>
        <w:tblW w:w="0" w:type="auto"/>
        <w:tblLook w:val="04A0"/>
      </w:tblPr>
      <w:tblGrid>
        <w:gridCol w:w="2690"/>
        <w:gridCol w:w="2737"/>
        <w:gridCol w:w="2734"/>
        <w:gridCol w:w="2521"/>
      </w:tblGrid>
      <w:tr w:rsidR="00890ED2" w:rsidTr="00890ED2">
        <w:tc>
          <w:tcPr>
            <w:tcW w:w="2690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</w:t>
            </w:r>
          </w:p>
        </w:tc>
        <w:tc>
          <w:tcPr>
            <w:tcW w:w="2737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f/else</w:t>
            </w:r>
          </w:p>
        </w:tc>
        <w:tc>
          <w:tcPr>
            <w:tcW w:w="2734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 /elseif /else</w:t>
            </w:r>
          </w:p>
        </w:tc>
        <w:tc>
          <w:tcPr>
            <w:tcW w:w="2521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case</w:t>
            </w:r>
          </w:p>
        </w:tc>
      </w:tr>
      <w:tr w:rsidR="00890ED2" w:rsidTr="00890ED2">
        <w:tc>
          <w:tcPr>
            <w:tcW w:w="2690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 명령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T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hen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명령문장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fi</w:t>
            </w:r>
          </w:p>
        </w:tc>
        <w:tc>
          <w:tcPr>
            <w:tcW w:w="2737" w:type="dxa"/>
          </w:tcPr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 [표현식]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T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hen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명령문장블록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lse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명령문장블록</w:t>
            </w:r>
          </w:p>
          <w:p w:rsidR="00890ED2" w:rsidRDefault="00890ED2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fi</w:t>
            </w:r>
          </w:p>
        </w:tc>
        <w:tc>
          <w:tcPr>
            <w:tcW w:w="2734" w:type="dxa"/>
          </w:tcPr>
          <w:p w:rsidR="00890ED2" w:rsidRDefault="00AA7929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 명령</w:t>
            </w:r>
          </w:p>
          <w:p w:rsidR="00AA7929" w:rsidRDefault="00AA7929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T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hen</w:t>
            </w:r>
          </w:p>
          <w:p w:rsidR="00AA7929" w:rsidRDefault="00AA7929" w:rsidP="00AA7929">
            <w:pPr>
              <w:ind w:firstLineChars="100" w:firstLine="240"/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명령문장블록</w:t>
            </w:r>
          </w:p>
          <w:p w:rsidR="00AA7929" w:rsidRDefault="00AA7929" w:rsidP="00AA7929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lif 명령</w:t>
            </w:r>
          </w:p>
          <w:p w:rsidR="00AA7929" w:rsidRDefault="00AA7929" w:rsidP="00AA7929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T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hen</w:t>
            </w:r>
          </w:p>
          <w:p w:rsidR="00AA7929" w:rsidRDefault="00AA7929" w:rsidP="00AA7929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명령문장 블록</w:t>
            </w:r>
          </w:p>
          <w:p w:rsidR="00AA7929" w:rsidRDefault="00AA7929" w:rsidP="00AA7929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fi</w:t>
            </w:r>
          </w:p>
        </w:tc>
        <w:tc>
          <w:tcPr>
            <w:tcW w:w="2521" w:type="dxa"/>
          </w:tcPr>
          <w:p w:rsidR="00890ED2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C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ase 변수명 in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패턴1)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문장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;;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패턴2)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문장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;;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*) 기본값지정 문장</w:t>
            </w:r>
          </w:p>
          <w:p w:rsidR="00C9213E" w:rsidRDefault="00C9213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;;</w:t>
            </w:r>
          </w:p>
          <w:p w:rsidR="0014792C" w:rsidRDefault="0014792C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 w:rsidR="00C9213E"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sac</w:t>
            </w:r>
          </w:p>
          <w:p w:rsidR="0014792C" w:rsidRDefault="0014792C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숫자말고도 문자도됨</w:t>
            </w:r>
          </w:p>
        </w:tc>
      </w:tr>
    </w:tbl>
    <w:p w:rsidR="007D06E4" w:rsidRDefault="007D06E4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7D06E4" w:rsidRDefault="00453136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반복문</w:t>
      </w:r>
    </w:p>
    <w:tbl>
      <w:tblPr>
        <w:tblStyle w:val="a4"/>
        <w:tblW w:w="0" w:type="auto"/>
        <w:tblLook w:val="04A0"/>
      </w:tblPr>
      <w:tblGrid>
        <w:gridCol w:w="3554"/>
        <w:gridCol w:w="3555"/>
        <w:gridCol w:w="3555"/>
      </w:tblGrid>
      <w:tr w:rsidR="00395EF8" w:rsidTr="00395EF8">
        <w:tc>
          <w:tcPr>
            <w:tcW w:w="3554" w:type="dxa"/>
          </w:tcPr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W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hile</w:t>
            </w:r>
          </w:p>
        </w:tc>
        <w:tc>
          <w:tcPr>
            <w:tcW w:w="3555" w:type="dxa"/>
          </w:tcPr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U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ntil</w:t>
            </w:r>
          </w:p>
        </w:tc>
        <w:tc>
          <w:tcPr>
            <w:tcW w:w="3555" w:type="dxa"/>
          </w:tcPr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F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or</w:t>
            </w:r>
          </w:p>
        </w:tc>
      </w:tr>
      <w:tr w:rsidR="00395EF8" w:rsidTr="00395EF8">
        <w:tc>
          <w:tcPr>
            <w:tcW w:w="3554" w:type="dxa"/>
          </w:tcPr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W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hile [ $number 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–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lt 10]</w:t>
            </w:r>
          </w:p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D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o</w:t>
            </w:r>
          </w:p>
          <w:p w:rsidR="00395EF8" w:rsidRDefault="00395EF8" w:rsidP="00395EF8">
            <w:pPr>
              <w:ind w:firstLineChars="50" w:firstLine="120"/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cho 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“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$number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”</w:t>
            </w:r>
          </w:p>
          <w:p w:rsidR="00395EF8" w:rsidRDefault="00395EF8" w:rsidP="00395EF8">
            <w:pPr>
              <w:ind w:firstLineChars="50" w:firstLine="120"/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number=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`expr $number+1`</w:t>
            </w:r>
          </w:p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done</w:t>
            </w:r>
          </w:p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395EF8" w:rsidRDefault="00395EF8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echo 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“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script complete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”</w:t>
            </w:r>
          </w:p>
        </w:tc>
        <w:tc>
          <w:tcPr>
            <w:tcW w:w="3555" w:type="dxa"/>
          </w:tcPr>
          <w:p w:rsidR="00395EF8" w:rsidRDefault="0032418E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while과비슷.</w:t>
            </w:r>
          </w:p>
          <w:p w:rsidR="007C2AC6" w:rsidRDefault="007C2AC6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하지만 while은 투루가되면계속실행</w:t>
            </w:r>
          </w:p>
          <w:p w:rsidR="007C2AC6" w:rsidRDefault="007C2AC6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7C2AC6" w:rsidRDefault="007C2AC6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U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ntil은 false가 되면 실행</w:t>
            </w:r>
          </w:p>
        </w:tc>
        <w:tc>
          <w:tcPr>
            <w:tcW w:w="3555" w:type="dxa"/>
          </w:tcPr>
          <w:p w:rsidR="00395EF8" w:rsidRDefault="00790344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F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or fruit in apple orange sa</w:t>
            </w:r>
          </w:p>
          <w:p w:rsidR="00790344" w:rsidRDefault="00790344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D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o</w:t>
            </w:r>
          </w:p>
          <w:p w:rsidR="00790344" w:rsidRDefault="00790344" w:rsidP="00790344">
            <w:pPr>
              <w:ind w:firstLineChars="50" w:firstLine="120"/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cho $fruit</w:t>
            </w:r>
          </w:p>
          <w:p w:rsidR="00790344" w:rsidRDefault="00790344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D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one</w:t>
            </w:r>
          </w:p>
          <w:p w:rsidR="00790344" w:rsidRDefault="00790344" w:rsidP="00565113">
            <w:pPr>
              <w:jc w:val="left"/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cho 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“</w:t>
            </w:r>
            <w:r>
              <w:rPr>
                <w:rStyle w:val="apple-style-span"/>
                <w:rFonts w:ascii="굴림" w:eastAsia="굴림" w:hAnsi="굴림" w:cs="굴림" w:hint="eastAsia"/>
                <w:kern w:val="0"/>
                <w:sz w:val="24"/>
                <w:szCs w:val="24"/>
              </w:rPr>
              <w:t>script complete</w:t>
            </w:r>
            <w:r>
              <w:rPr>
                <w:rStyle w:val="apple-style-span"/>
                <w:rFonts w:ascii="굴림" w:eastAsia="굴림" w:hAnsi="굴림" w:cs="굴림"/>
                <w:kern w:val="0"/>
                <w:sz w:val="24"/>
                <w:szCs w:val="24"/>
              </w:rPr>
              <w:t>”</w:t>
            </w:r>
          </w:p>
        </w:tc>
      </w:tr>
    </w:tbl>
    <w:p w:rsidR="005B3FC2" w:rsidRPr="005B3FC2" w:rsidRDefault="005B3FC2" w:rsidP="005B3FC2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3FC2">
        <w:rPr>
          <w:rFonts w:ascii="굴림" w:eastAsia="굴림" w:hAnsi="굴림" w:cs="굴림"/>
          <w:kern w:val="0"/>
          <w:sz w:val="24"/>
          <w:szCs w:val="24"/>
        </w:rPr>
        <w:t>/ # while [ true ]; do</w:t>
      </w:r>
    </w:p>
    <w:p w:rsidR="005B3FC2" w:rsidRPr="005B3FC2" w:rsidRDefault="005B3FC2" w:rsidP="005B3FC2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3FC2">
        <w:rPr>
          <w:rFonts w:ascii="굴림" w:eastAsia="굴림" w:hAnsi="굴림" w:cs="굴림"/>
          <w:kern w:val="0"/>
          <w:sz w:val="24"/>
          <w:szCs w:val="24"/>
        </w:rPr>
        <w:t>&gt; echo "aaaaaaaaaaaaaaaaaaaaaaaaa" &gt;&gt; /dev/ttyS1</w:t>
      </w:r>
    </w:p>
    <w:p w:rsidR="005B3FC2" w:rsidRPr="005B3FC2" w:rsidRDefault="005B3FC2" w:rsidP="005B3FC2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3FC2">
        <w:rPr>
          <w:rFonts w:ascii="굴림" w:eastAsia="굴림" w:hAnsi="굴림" w:cs="굴림"/>
          <w:kern w:val="0"/>
          <w:sz w:val="24"/>
          <w:szCs w:val="24"/>
        </w:rPr>
        <w:t>&gt; sleep 1;</w:t>
      </w:r>
    </w:p>
    <w:p w:rsidR="009F5B47" w:rsidRDefault="005B3FC2" w:rsidP="005B3FC2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3FC2">
        <w:rPr>
          <w:rFonts w:ascii="굴림" w:eastAsia="굴림" w:hAnsi="굴림" w:cs="굴림"/>
          <w:kern w:val="0"/>
          <w:sz w:val="24"/>
          <w:szCs w:val="24"/>
        </w:rPr>
        <w:t>&gt; done;</w:t>
      </w:r>
    </w:p>
    <w:p w:rsidR="00A609BE" w:rsidRDefault="00A609BE" w:rsidP="005B3FC2">
      <w:pPr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609BE">
        <w:rPr>
          <w:rFonts w:ascii="굴림" w:eastAsia="굴림" w:hAnsi="굴림" w:cs="굴림"/>
          <w:kern w:val="0"/>
          <w:sz w:val="24"/>
          <w:szCs w:val="24"/>
        </w:rPr>
        <w:t>while [ true ]; do echo "aaaa";  sleep 1;  done;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함수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 function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Function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_name(){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내용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}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Function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_name 하면콜된다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★</w:t>
      </w: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쉘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 시작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▶</w:t>
      </w: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I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nit 프로세스시작</w:t>
      </w:r>
    </w:p>
    <w:p w:rsidR="009F5B47" w:rsidRDefault="009F5B47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▶getty 프로세스 생성  </w:t>
      </w: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터미널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 포트 오픈</w:t>
      </w:r>
    </w:p>
    <w:p w:rsidR="00592576" w:rsidRDefault="00592576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▶ </w:t>
      </w:r>
      <w:r w:rsidR="00067CE2"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로그인 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 프롬프트 뜬다</w:t>
      </w:r>
    </w:p>
    <w:p w:rsidR="00592576" w:rsidRDefault="00592576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▶ /bin/login 프로그램실행 하여 입력을 기다린다 </w:t>
      </w:r>
    </w:p>
    <w:p w:rsidR="00F737E5" w:rsidRPr="00592576" w:rsidRDefault="00F737E5" w:rsidP="009F5B47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▶로그</w:t>
      </w: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인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 xml:space="preserve"> 하면 /etc/</w:t>
      </w:r>
    </w:p>
    <w:p w:rsidR="00453136" w:rsidRDefault="00BE46AD" w:rsidP="00565113">
      <w:pPr>
        <w:jc w:val="left"/>
      </w:pPr>
      <w:hyperlink r:id="rId14" w:history="1">
        <w:r w:rsidR="00C25E14">
          <w:rPr>
            <w:rStyle w:val="a8"/>
          </w:rPr>
          <w:t>http://wiki.kldp.org/wiki.php/ShellProgrammingTutorial</w:t>
        </w:r>
      </w:hyperlink>
      <w:r w:rsidR="00C25E14">
        <w:rPr>
          <w:rFonts w:hint="eastAsia"/>
        </w:rPr>
        <w:t xml:space="preserve"> 쉘스크립트 있음</w:t>
      </w:r>
    </w:p>
    <w:p w:rsidR="005F2030" w:rsidRDefault="00BE46AD" w:rsidP="00565113">
      <w:pPr>
        <w:jc w:val="left"/>
      </w:pPr>
      <w:hyperlink r:id="rId15" w:history="1">
        <w:r w:rsidR="00DF35B3">
          <w:rPr>
            <w:rStyle w:val="a8"/>
          </w:rPr>
          <w:t>http://namoda.springnote.com/pages/684768</w:t>
        </w:r>
      </w:hyperlink>
    </w:p>
    <w:p w:rsidR="005F2030" w:rsidRDefault="005F2030">
      <w:pPr>
        <w:widowControl/>
        <w:wordWrap/>
        <w:autoSpaceDE/>
        <w:autoSpaceDN/>
        <w:jc w:val="left"/>
      </w:pPr>
      <w:r>
        <w:br w:type="page"/>
      </w:r>
    </w:p>
    <w:p w:rsidR="005F2030" w:rsidRDefault="00BE46AD" w:rsidP="005F2030">
      <w:pPr>
        <w:pStyle w:val="3"/>
        <w:spacing w:line="341" w:lineRule="atLeast"/>
        <w:ind w:left="1220" w:hanging="620"/>
        <w:rPr>
          <w:rFonts w:ascii="Trebuchet MS" w:hAnsi="Trebuchet MS"/>
          <w:color w:val="000000"/>
          <w:sz w:val="31"/>
          <w:szCs w:val="31"/>
        </w:rPr>
      </w:pPr>
      <w:hyperlink r:id="rId16" w:history="1">
        <w:r w:rsidR="005F2030">
          <w:rPr>
            <w:rStyle w:val="a8"/>
            <w:rFonts w:ascii="Trebuchet MS" w:hAnsi="Trebuchet MS"/>
            <w:color w:val="000000"/>
            <w:sz w:val="31"/>
            <w:szCs w:val="31"/>
          </w:rPr>
          <w:t>리눅스</w:t>
        </w:r>
        <w:r w:rsidR="005F2030">
          <w:rPr>
            <w:rStyle w:val="a8"/>
            <w:rFonts w:ascii="Trebuchet MS" w:hAnsi="Trebuchet MS"/>
            <w:color w:val="000000"/>
            <w:sz w:val="31"/>
            <w:szCs w:val="31"/>
          </w:rPr>
          <w:t xml:space="preserve"> </w:t>
        </w:r>
        <w:r w:rsidR="005F2030">
          <w:rPr>
            <w:rStyle w:val="a8"/>
            <w:rFonts w:ascii="Trebuchet MS" w:hAnsi="Trebuchet MS"/>
            <w:color w:val="000000"/>
            <w:sz w:val="31"/>
            <w:szCs w:val="31"/>
          </w:rPr>
          <w:t>하드추가</w:t>
        </w:r>
      </w:hyperlink>
    </w:p>
    <w:p w:rsidR="005F2030" w:rsidRDefault="00BE46AD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hyperlink r:id="rId17" w:history="1">
        <w:r w:rsidR="005F2030">
          <w:rPr>
            <w:rStyle w:val="a8"/>
            <w:rFonts w:ascii="Tahoma" w:hAnsi="Tahoma" w:cs="Tahoma"/>
            <w:sz w:val="19"/>
            <w:szCs w:val="19"/>
          </w:rPr>
          <w:t>http://linuxis.tistory.com/558</w:t>
        </w:r>
      </w:hyperlink>
    </w:p>
    <w:p w:rsidR="005F2030" w:rsidRDefault="00BE46AD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hyperlink r:id="rId18" w:history="1">
        <w:r w:rsidR="005F2030">
          <w:rPr>
            <w:rStyle w:val="a8"/>
            <w:rFonts w:ascii="Tahoma" w:hAnsi="Tahoma" w:cs="Tahoma"/>
            <w:sz w:val="19"/>
            <w:szCs w:val="19"/>
          </w:rPr>
          <w:t>http://myblog.oranc.co.kr/201</w:t>
        </w:r>
      </w:hyperlink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fdisk -l</w:t>
      </w:r>
      <w:r>
        <w:rPr>
          <w:rFonts w:ascii="Tahoma" w:hAnsi="Tahoma" w:cs="Tahoma"/>
          <w:color w:val="555555"/>
          <w:sz w:val="19"/>
          <w:szCs w:val="19"/>
        </w:rPr>
        <w:br/>
      </w:r>
      <w:r>
        <w:rPr>
          <w:rFonts w:ascii="Tahoma" w:hAnsi="Tahoma" w:cs="Tahoma"/>
          <w:color w:val="555555"/>
          <w:sz w:val="19"/>
          <w:szCs w:val="19"/>
        </w:rPr>
        <w:t>한후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장착한</w:t>
      </w:r>
      <w:r>
        <w:rPr>
          <w:rFonts w:ascii="Tahoma" w:hAnsi="Tahoma" w:cs="Tahoma"/>
          <w:color w:val="555555"/>
          <w:sz w:val="19"/>
          <w:szCs w:val="19"/>
        </w:rPr>
        <w:t xml:space="preserve"> /dev/sdc </w:t>
      </w:r>
      <w:r>
        <w:rPr>
          <w:rFonts w:ascii="Tahoma" w:hAnsi="Tahoma" w:cs="Tahoma"/>
          <w:color w:val="555555"/>
          <w:sz w:val="19"/>
          <w:szCs w:val="19"/>
        </w:rPr>
        <w:t>찾기</w:t>
      </w:r>
    </w:p>
    <w:p w:rsidR="005F2030" w:rsidRDefault="005F2030" w:rsidP="005F2030">
      <w:pPr>
        <w:spacing w:line="325" w:lineRule="atLeast"/>
        <w:ind w:firstLine="155"/>
        <w:rPr>
          <w:rStyle w:val="apple-style-span"/>
        </w:rPr>
      </w:pP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</w:pPr>
      <w:r>
        <w:rPr>
          <w:rFonts w:ascii="Tahoma" w:hAnsi="Tahoma" w:cs="Tahoma"/>
          <w:color w:val="555555"/>
          <w:sz w:val="19"/>
          <w:szCs w:val="19"/>
        </w:rPr>
        <w:t>하드추가시에는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세가지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작업을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해주셔야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합니다</w:t>
      </w:r>
      <w:r>
        <w:rPr>
          <w:rFonts w:ascii="Tahoma" w:hAnsi="Tahoma" w:cs="Tahoma"/>
          <w:color w:val="555555"/>
          <w:sz w:val="19"/>
          <w:szCs w:val="19"/>
        </w:rPr>
        <w:t>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* </w:t>
      </w:r>
      <w:r>
        <w:rPr>
          <w:rFonts w:ascii="Tahoma" w:hAnsi="Tahoma" w:cs="Tahoma"/>
          <w:color w:val="555555"/>
          <w:sz w:val="19"/>
          <w:szCs w:val="19"/>
        </w:rPr>
        <w:t>파티션생성</w:t>
      </w:r>
      <w:r>
        <w:rPr>
          <w:rFonts w:ascii="Tahoma" w:hAnsi="Tahoma" w:cs="Tahoma"/>
          <w:color w:val="555555"/>
          <w:sz w:val="19"/>
          <w:szCs w:val="19"/>
        </w:rPr>
        <w:br/>
        <w:t xml:space="preserve">* </w:t>
      </w:r>
      <w:r>
        <w:rPr>
          <w:rFonts w:ascii="Tahoma" w:hAnsi="Tahoma" w:cs="Tahoma"/>
          <w:color w:val="555555"/>
          <w:sz w:val="19"/>
          <w:szCs w:val="19"/>
        </w:rPr>
        <w:t>파일시스템생성</w:t>
      </w:r>
      <w:r>
        <w:rPr>
          <w:rFonts w:ascii="Tahoma" w:hAnsi="Tahoma" w:cs="Tahoma"/>
          <w:color w:val="555555"/>
          <w:sz w:val="19"/>
          <w:szCs w:val="19"/>
        </w:rPr>
        <w:br/>
        <w:t xml:space="preserve">* </w:t>
      </w:r>
      <w:r>
        <w:rPr>
          <w:rFonts w:ascii="Tahoma" w:hAnsi="Tahoma" w:cs="Tahoma"/>
          <w:color w:val="555555"/>
          <w:sz w:val="19"/>
          <w:szCs w:val="19"/>
        </w:rPr>
        <w:t>마운트포인트생성</w:t>
      </w:r>
    </w:p>
    <w:p w:rsidR="005F2030" w:rsidRDefault="005F2030" w:rsidP="005F2030">
      <w:pPr>
        <w:spacing w:line="325" w:lineRule="atLeast"/>
        <w:ind w:firstLine="155"/>
        <w:rPr>
          <w:rStyle w:val="apple-style-span"/>
        </w:rPr>
      </w:pP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</w:pPr>
      <w:r>
        <w:rPr>
          <w:rFonts w:ascii="Tahoma" w:hAnsi="Tahoma" w:cs="Tahoma"/>
          <w:color w:val="555555"/>
          <w:sz w:val="19"/>
          <w:szCs w:val="19"/>
        </w:rPr>
        <w:t xml:space="preserve">1. </w:t>
      </w:r>
      <w:r>
        <w:rPr>
          <w:rFonts w:ascii="Tahoma" w:hAnsi="Tahoma" w:cs="Tahoma"/>
          <w:color w:val="555555"/>
          <w:sz w:val="19"/>
          <w:szCs w:val="19"/>
        </w:rPr>
        <w:t>서버에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하드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추가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후</w:t>
      </w:r>
      <w:r>
        <w:rPr>
          <w:rFonts w:ascii="Tahoma" w:hAnsi="Tahoma" w:cs="Tahoma"/>
          <w:color w:val="555555"/>
          <w:sz w:val="19"/>
          <w:szCs w:val="19"/>
        </w:rPr>
        <w:t xml:space="preserve"> OS </w:t>
      </w:r>
      <w:r>
        <w:rPr>
          <w:rFonts w:ascii="Tahoma" w:hAnsi="Tahoma" w:cs="Tahoma"/>
          <w:color w:val="555555"/>
          <w:sz w:val="19"/>
          <w:szCs w:val="19"/>
        </w:rPr>
        <w:t>부팅시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하드가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올라오는지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확인한다</w:t>
      </w:r>
      <w:r>
        <w:rPr>
          <w:rFonts w:ascii="Tahoma" w:hAnsi="Tahoma" w:cs="Tahoma"/>
          <w:color w:val="555555"/>
          <w:sz w:val="19"/>
          <w:szCs w:val="19"/>
        </w:rPr>
        <w:t>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2. vi /etc/fstab</w:t>
      </w:r>
      <w:r>
        <w:rPr>
          <w:rFonts w:ascii="Tahoma" w:hAnsi="Tahoma" w:cs="Tahoma"/>
          <w:color w:val="555555"/>
          <w:sz w:val="19"/>
          <w:szCs w:val="19"/>
        </w:rPr>
        <w:t>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열어</w:t>
      </w:r>
      <w:r>
        <w:rPr>
          <w:rFonts w:ascii="Tahoma" w:hAnsi="Tahoma" w:cs="Tahoma"/>
          <w:color w:val="555555"/>
          <w:sz w:val="19"/>
          <w:szCs w:val="19"/>
        </w:rPr>
        <w:t xml:space="preserve"> ext2, ext3</w:t>
      </w:r>
      <w:r>
        <w:rPr>
          <w:rFonts w:ascii="Tahoma" w:hAnsi="Tahoma" w:cs="Tahoma"/>
          <w:color w:val="555555"/>
          <w:sz w:val="19"/>
          <w:szCs w:val="19"/>
        </w:rPr>
        <w:t>인지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판단</w:t>
      </w:r>
      <w:r>
        <w:rPr>
          <w:rFonts w:ascii="Tahoma" w:hAnsi="Tahoma" w:cs="Tahoma"/>
          <w:color w:val="555555"/>
          <w:sz w:val="19"/>
          <w:szCs w:val="19"/>
        </w:rPr>
        <w:t>..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3. fdisk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파티션을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잡는다</w:t>
      </w:r>
      <w:r>
        <w:rPr>
          <w:rFonts w:ascii="Tahoma" w:hAnsi="Tahoma" w:cs="Tahoma"/>
          <w:color w:val="555555"/>
          <w:sz w:val="19"/>
          <w:szCs w:val="19"/>
        </w:rPr>
        <w:t>.</w:t>
      </w:r>
      <w:r>
        <w:rPr>
          <w:rFonts w:ascii="Tahoma" w:hAnsi="Tahoma" w:cs="Tahoma"/>
          <w:color w:val="555555"/>
          <w:sz w:val="19"/>
          <w:szCs w:val="19"/>
        </w:rPr>
        <w:br/>
      </w:r>
      <w:r>
        <w:rPr>
          <w:rFonts w:ascii="Tahoma" w:hAnsi="Tahoma" w:cs="Tahoma"/>
          <w:color w:val="555555"/>
          <w:sz w:val="19"/>
          <w:szCs w:val="19"/>
        </w:rPr>
        <w:t>예</w:t>
      </w:r>
      <w:r>
        <w:rPr>
          <w:rFonts w:ascii="Tahoma" w:hAnsi="Tahoma" w:cs="Tahoma"/>
          <w:color w:val="555555"/>
          <w:sz w:val="19"/>
          <w:szCs w:val="19"/>
        </w:rPr>
        <w:t>)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3-0. fdisk -l 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</w:t>
      </w:r>
      <w:r>
        <w:rPr>
          <w:rFonts w:ascii="Tahoma" w:hAnsi="Tahoma" w:cs="Tahoma"/>
          <w:color w:val="555555"/>
          <w:sz w:val="19"/>
          <w:szCs w:val="19"/>
        </w:rPr>
        <w:br/>
        <w:t xml:space="preserve">3-1. fdisk /dev/hdb (IDE </w:t>
      </w:r>
      <w:r>
        <w:rPr>
          <w:rFonts w:ascii="Tahoma" w:hAnsi="Tahoma" w:cs="Tahoma"/>
          <w:color w:val="555555"/>
          <w:sz w:val="19"/>
          <w:szCs w:val="19"/>
        </w:rPr>
        <w:t>하드인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경우</w:t>
      </w:r>
      <w:r>
        <w:rPr>
          <w:rFonts w:ascii="Tahoma" w:hAnsi="Tahoma" w:cs="Tahoma"/>
          <w:color w:val="555555"/>
          <w:sz w:val="19"/>
          <w:szCs w:val="19"/>
        </w:rPr>
        <w:t xml:space="preserve">), fdisk /dev/sdb (SCSI </w:t>
      </w:r>
      <w:r>
        <w:rPr>
          <w:rFonts w:ascii="Tahoma" w:hAnsi="Tahoma" w:cs="Tahoma"/>
          <w:color w:val="555555"/>
          <w:sz w:val="19"/>
          <w:szCs w:val="19"/>
        </w:rPr>
        <w:t>하드인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경우</w:t>
      </w:r>
      <w:r>
        <w:rPr>
          <w:rFonts w:ascii="Tahoma" w:hAnsi="Tahoma" w:cs="Tahoma"/>
          <w:color w:val="555555"/>
          <w:sz w:val="19"/>
          <w:szCs w:val="19"/>
        </w:rPr>
        <w:t>)</w:t>
      </w:r>
      <w:r>
        <w:rPr>
          <w:rFonts w:ascii="Tahoma" w:hAnsi="Tahoma" w:cs="Tahoma"/>
          <w:color w:val="555555"/>
          <w:sz w:val="19"/>
          <w:szCs w:val="19"/>
        </w:rPr>
        <w:br/>
        <w:t>3-2. p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기존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파티션이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잡혀있는지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확인한다</w:t>
      </w:r>
      <w:r>
        <w:rPr>
          <w:rFonts w:ascii="Tahoma" w:hAnsi="Tahoma" w:cs="Tahoma"/>
          <w:color w:val="555555"/>
          <w:sz w:val="19"/>
          <w:szCs w:val="19"/>
        </w:rPr>
        <w:t>.</w:t>
      </w:r>
      <w:r>
        <w:rPr>
          <w:rFonts w:ascii="Tahoma" w:hAnsi="Tahoma" w:cs="Tahoma"/>
          <w:color w:val="555555"/>
          <w:sz w:val="19"/>
          <w:szCs w:val="19"/>
        </w:rPr>
        <w:br/>
        <w:t>3-3. d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기존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파티션이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잡혀있으면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삭제후</w:t>
      </w:r>
      <w:r>
        <w:rPr>
          <w:rFonts w:ascii="Tahoma" w:hAnsi="Tahoma" w:cs="Tahoma"/>
          <w:color w:val="555555"/>
          <w:sz w:val="19"/>
          <w:szCs w:val="19"/>
        </w:rPr>
        <w:t xml:space="preserve"> p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확인한다</w:t>
      </w:r>
      <w:r>
        <w:rPr>
          <w:rFonts w:ascii="Tahoma" w:hAnsi="Tahoma" w:cs="Tahoma"/>
          <w:color w:val="555555"/>
          <w:sz w:val="19"/>
          <w:szCs w:val="19"/>
        </w:rPr>
        <w:t>.</w:t>
      </w:r>
      <w:r>
        <w:rPr>
          <w:rFonts w:ascii="Tahoma" w:hAnsi="Tahoma" w:cs="Tahoma"/>
          <w:color w:val="555555"/>
          <w:sz w:val="19"/>
          <w:szCs w:val="19"/>
        </w:rPr>
        <w:br/>
        <w:t>3-4. n</w:t>
      </w:r>
      <w:r>
        <w:rPr>
          <w:rFonts w:ascii="Tahoma" w:hAnsi="Tahoma" w:cs="Tahoma"/>
          <w:color w:val="555555"/>
          <w:sz w:val="19"/>
          <w:szCs w:val="19"/>
        </w:rPr>
        <w:t>으로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파티션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추가</w:t>
      </w:r>
      <w:r>
        <w:rPr>
          <w:rFonts w:ascii="Tahoma" w:hAnsi="Tahoma" w:cs="Tahoma"/>
          <w:color w:val="555555"/>
          <w:sz w:val="19"/>
          <w:szCs w:val="19"/>
        </w:rPr>
        <w:t>- &gt; p(primary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) -&gt; 1 -&gt; </w:t>
      </w:r>
      <w:r>
        <w:rPr>
          <w:rFonts w:ascii="Tahoma" w:hAnsi="Tahoma" w:cs="Tahoma"/>
          <w:color w:val="555555"/>
          <w:sz w:val="19"/>
          <w:szCs w:val="19"/>
        </w:rPr>
        <w:t>크기지정</w:t>
      </w:r>
      <w:r>
        <w:rPr>
          <w:rFonts w:ascii="Tahoma" w:hAnsi="Tahoma" w:cs="Tahoma"/>
          <w:color w:val="555555"/>
          <w:sz w:val="19"/>
          <w:szCs w:val="19"/>
        </w:rPr>
        <w:t xml:space="preserve"> default 1 </w:t>
      </w:r>
      <w:r>
        <w:rPr>
          <w:rFonts w:ascii="Tahoma" w:hAnsi="Tahoma" w:cs="Tahoma"/>
          <w:color w:val="555555"/>
          <w:sz w:val="19"/>
          <w:szCs w:val="19"/>
        </w:rPr>
        <w:t>입력</w:t>
      </w:r>
      <w:r>
        <w:rPr>
          <w:rFonts w:ascii="Tahoma" w:hAnsi="Tahoma" w:cs="Tahoma"/>
          <w:color w:val="555555"/>
          <w:sz w:val="19"/>
          <w:szCs w:val="19"/>
        </w:rPr>
        <w:t>(Full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잡을시</w:t>
      </w:r>
      <w:r>
        <w:rPr>
          <w:rFonts w:ascii="Tahoma" w:hAnsi="Tahoma" w:cs="Tahoma"/>
          <w:color w:val="555555"/>
          <w:sz w:val="19"/>
          <w:szCs w:val="19"/>
        </w:rPr>
        <w:t xml:space="preserve">, </w:t>
      </w:r>
      <w:r>
        <w:rPr>
          <w:rFonts w:ascii="Tahoma" w:hAnsi="Tahoma" w:cs="Tahoma"/>
          <w:color w:val="555555"/>
          <w:sz w:val="19"/>
          <w:szCs w:val="19"/>
        </w:rPr>
        <w:t>디폴트가</w:t>
      </w:r>
      <w:r>
        <w:rPr>
          <w:rFonts w:ascii="Tahoma" w:hAnsi="Tahoma" w:cs="Tahoma"/>
          <w:color w:val="555555"/>
          <w:sz w:val="19"/>
          <w:szCs w:val="19"/>
        </w:rPr>
        <w:t xml:space="preserve"> Full) -&gt; </w:t>
      </w:r>
      <w:r>
        <w:rPr>
          <w:rFonts w:ascii="Tahoma" w:hAnsi="Tahoma" w:cs="Tahoma"/>
          <w:color w:val="555555"/>
          <w:sz w:val="19"/>
          <w:szCs w:val="19"/>
        </w:rPr>
        <w:t>엔터</w:t>
      </w:r>
      <w:r>
        <w:rPr>
          <w:rFonts w:ascii="Tahoma" w:hAnsi="Tahoma" w:cs="Tahoma"/>
          <w:color w:val="555555"/>
          <w:sz w:val="19"/>
          <w:szCs w:val="19"/>
        </w:rPr>
        <w:br/>
        <w:t>3-5. w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쓴다</w:t>
      </w:r>
      <w:r>
        <w:rPr>
          <w:rFonts w:ascii="Tahoma" w:hAnsi="Tahoma" w:cs="Tahoma"/>
          <w:color w:val="555555"/>
          <w:sz w:val="19"/>
          <w:szCs w:val="19"/>
        </w:rPr>
        <w:t>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4. format</w:t>
      </w:r>
      <w:r>
        <w:rPr>
          <w:rFonts w:ascii="Tahoma" w:hAnsi="Tahoma" w:cs="Tahoma"/>
          <w:color w:val="555555"/>
          <w:sz w:val="19"/>
          <w:szCs w:val="19"/>
        </w:rPr>
        <w:br/>
        <w:t>ext3 : mke2fs -j /dev/hdb</w:t>
      </w:r>
      <w:r>
        <w:rPr>
          <w:rFonts w:ascii="Tahoma" w:hAnsi="Tahoma" w:cs="Tahoma"/>
          <w:color w:val="555555"/>
          <w:sz w:val="19"/>
          <w:szCs w:val="19"/>
        </w:rPr>
        <w:br/>
        <w:t>ext2 : mkfs -t ext2 /dev/hdb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5. </w:t>
      </w:r>
      <w:r>
        <w:rPr>
          <w:rFonts w:ascii="Tahoma" w:hAnsi="Tahoma" w:cs="Tahoma"/>
          <w:color w:val="555555"/>
          <w:sz w:val="19"/>
          <w:szCs w:val="19"/>
        </w:rPr>
        <w:t>마운트할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디렉토리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생성</w:t>
      </w:r>
      <w:r>
        <w:rPr>
          <w:rFonts w:ascii="Tahoma" w:hAnsi="Tahoma" w:cs="Tahoma"/>
          <w:color w:val="555555"/>
          <w:sz w:val="19"/>
          <w:szCs w:val="19"/>
        </w:rPr>
        <w:br/>
        <w:t>/</w:t>
      </w:r>
      <w:r>
        <w:rPr>
          <w:rFonts w:ascii="Tahoma" w:hAnsi="Tahoma" w:cs="Tahoma"/>
          <w:color w:val="555555"/>
          <w:sz w:val="19"/>
          <w:szCs w:val="19"/>
        </w:rPr>
        <w:t>에서</w:t>
      </w:r>
      <w:r>
        <w:rPr>
          <w:rFonts w:ascii="Tahoma" w:hAnsi="Tahoma" w:cs="Tahoma"/>
          <w:color w:val="555555"/>
          <w:sz w:val="19"/>
          <w:szCs w:val="19"/>
        </w:rPr>
        <w:t xml:space="preserve"> mkdir /home2 </w:t>
      </w:r>
      <w:r>
        <w:rPr>
          <w:rFonts w:ascii="Tahoma" w:hAnsi="Tahoma" w:cs="Tahoma"/>
          <w:color w:val="555555"/>
          <w:sz w:val="19"/>
          <w:szCs w:val="19"/>
        </w:rPr>
        <w:t>등등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6. mount</w:t>
      </w:r>
      <w:r>
        <w:rPr>
          <w:rFonts w:ascii="Tahoma" w:hAnsi="Tahoma" w:cs="Tahoma"/>
          <w:color w:val="555555"/>
          <w:sz w:val="19"/>
          <w:szCs w:val="19"/>
        </w:rPr>
        <w:br/>
        <w:t>ext3 : mount -t ext3 /dev/hdb /home2</w:t>
      </w:r>
      <w:r>
        <w:rPr>
          <w:rFonts w:ascii="Tahoma" w:hAnsi="Tahoma" w:cs="Tahoma"/>
          <w:color w:val="555555"/>
          <w:sz w:val="19"/>
          <w:szCs w:val="19"/>
        </w:rPr>
        <w:br/>
        <w:t>ext2 : mount -t ext2 /dev/hdb /home2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7. fstab </w:t>
      </w:r>
      <w:r>
        <w:rPr>
          <w:rFonts w:ascii="Tahoma" w:hAnsi="Tahoma" w:cs="Tahoma"/>
          <w:color w:val="555555"/>
          <w:sz w:val="19"/>
          <w:szCs w:val="19"/>
        </w:rPr>
        <w:t>수정</w:t>
      </w:r>
      <w:r>
        <w:rPr>
          <w:rFonts w:ascii="Tahoma" w:hAnsi="Tahoma" w:cs="Tahoma"/>
          <w:color w:val="555555"/>
          <w:sz w:val="19"/>
          <w:szCs w:val="19"/>
        </w:rPr>
        <w:t xml:space="preserve"> (vi /etc/fstab)</w:t>
      </w:r>
      <w:r>
        <w:rPr>
          <w:rFonts w:ascii="Tahoma" w:hAnsi="Tahoma" w:cs="Tahoma"/>
          <w:color w:val="555555"/>
          <w:sz w:val="19"/>
          <w:szCs w:val="19"/>
        </w:rPr>
        <w:br/>
      </w:r>
      <w:r>
        <w:rPr>
          <w:rFonts w:ascii="Tahoma" w:hAnsi="Tahoma" w:cs="Tahoma"/>
          <w:color w:val="555555"/>
          <w:sz w:val="19"/>
          <w:szCs w:val="19"/>
        </w:rPr>
        <w:t>예</w:t>
      </w:r>
      <w:r>
        <w:rPr>
          <w:rFonts w:ascii="Tahoma" w:hAnsi="Tahoma" w:cs="Tahoma"/>
          <w:color w:val="555555"/>
          <w:sz w:val="19"/>
          <w:szCs w:val="19"/>
        </w:rPr>
        <w:t>)</w:t>
      </w:r>
      <w:r>
        <w:rPr>
          <w:rFonts w:ascii="Tahoma" w:hAnsi="Tahoma" w:cs="Tahoma"/>
          <w:color w:val="555555"/>
          <w:sz w:val="19"/>
          <w:szCs w:val="19"/>
        </w:rPr>
        <w:br/>
        <w:t>LABEL=/home /home ext3 defaults 1 2 (</w:t>
      </w:r>
      <w:r>
        <w:rPr>
          <w:rFonts w:ascii="Tahoma" w:hAnsi="Tahoma" w:cs="Tahoma"/>
          <w:color w:val="555555"/>
          <w:sz w:val="19"/>
          <w:szCs w:val="19"/>
        </w:rPr>
        <w:t>를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카피하여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페이스트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하여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아래와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같이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편집</w:t>
      </w:r>
      <w:r>
        <w:rPr>
          <w:rFonts w:ascii="Tahoma" w:hAnsi="Tahoma" w:cs="Tahoma"/>
          <w:color w:val="555555"/>
          <w:sz w:val="19"/>
          <w:szCs w:val="19"/>
        </w:rPr>
        <w:t>)</w:t>
      </w:r>
      <w:r>
        <w:rPr>
          <w:rFonts w:ascii="Tahoma" w:hAnsi="Tahoma" w:cs="Tahoma"/>
          <w:color w:val="555555"/>
          <w:sz w:val="19"/>
          <w:szCs w:val="19"/>
        </w:rPr>
        <w:br/>
        <w:t>-&gt;</w:t>
      </w:r>
      <w:r>
        <w:rPr>
          <w:rFonts w:ascii="Tahoma" w:hAnsi="Tahoma" w:cs="Tahoma"/>
          <w:color w:val="555555"/>
          <w:sz w:val="19"/>
          <w:szCs w:val="19"/>
        </w:rPr>
        <w:br/>
        <w:t>/dev/hdb /home2 ext3 defaults 1 2 (</w:t>
      </w:r>
      <w:r>
        <w:rPr>
          <w:rFonts w:ascii="Tahoma" w:hAnsi="Tahoma" w:cs="Tahoma"/>
          <w:color w:val="555555"/>
          <w:sz w:val="19"/>
          <w:szCs w:val="19"/>
        </w:rPr>
        <w:t>앞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두부분만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수정</w:t>
      </w:r>
      <w:r>
        <w:rPr>
          <w:rFonts w:ascii="Tahoma" w:hAnsi="Tahoma" w:cs="Tahoma"/>
          <w:color w:val="555555"/>
          <w:sz w:val="19"/>
          <w:szCs w:val="19"/>
        </w:rPr>
        <w:t xml:space="preserve">) LABEL </w:t>
      </w:r>
      <w:r>
        <w:rPr>
          <w:rFonts w:ascii="Tahoma" w:hAnsi="Tahoma" w:cs="Tahoma"/>
          <w:color w:val="555555"/>
          <w:sz w:val="19"/>
          <w:szCs w:val="19"/>
        </w:rPr>
        <w:t>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삭제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8. df -h</w:t>
      </w:r>
      <w:r>
        <w:rPr>
          <w:rFonts w:ascii="Tahoma" w:hAnsi="Tahoma" w:cs="Tahoma"/>
          <w:color w:val="555555"/>
          <w:sz w:val="19"/>
          <w:szCs w:val="19"/>
        </w:rPr>
        <w:t>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마운트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9. </w:t>
      </w:r>
      <w:r>
        <w:rPr>
          <w:rFonts w:ascii="Tahoma" w:hAnsi="Tahoma" w:cs="Tahoma"/>
          <w:color w:val="555555"/>
          <w:sz w:val="19"/>
          <w:szCs w:val="19"/>
        </w:rPr>
        <w:t>재부팅후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이상없이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올라온후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마운트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되었는지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확인</w:t>
      </w:r>
    </w:p>
    <w:p w:rsidR="005F2030" w:rsidRDefault="005F2030" w:rsidP="005F2030">
      <w:pPr>
        <w:spacing w:after="240" w:line="325" w:lineRule="atLeast"/>
        <w:ind w:firstLine="155"/>
        <w:rPr>
          <w:rStyle w:val="apple-style-span"/>
        </w:rPr>
      </w:pP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</w:pPr>
      <w:r>
        <w:rPr>
          <w:rFonts w:ascii="Tahoma" w:hAnsi="Tahoma" w:cs="Tahoma"/>
          <w:color w:val="555555"/>
          <w:sz w:val="19"/>
          <w:szCs w:val="19"/>
        </w:rPr>
        <w:br/>
      </w:r>
      <w:r>
        <w:rPr>
          <w:rFonts w:ascii="Tahoma" w:hAnsi="Tahoma" w:cs="Tahoma"/>
          <w:color w:val="555555"/>
          <w:sz w:val="19"/>
          <w:szCs w:val="19"/>
        </w:rPr>
        <w:br/>
        <w:t xml:space="preserve">/etc/fstab </w:t>
      </w:r>
      <w:r>
        <w:rPr>
          <w:rFonts w:ascii="Tahoma" w:hAnsi="Tahoma" w:cs="Tahoma"/>
          <w:color w:val="555555"/>
          <w:sz w:val="19"/>
          <w:szCs w:val="19"/>
        </w:rPr>
        <w:t>에서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파티션을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잘못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셋팅하면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에러가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나면서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부팅이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되지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않습니다</w:t>
      </w:r>
      <w:r>
        <w:rPr>
          <w:rFonts w:ascii="Tahoma" w:hAnsi="Tahoma" w:cs="Tahoma"/>
          <w:color w:val="555555"/>
          <w:sz w:val="19"/>
          <w:szCs w:val="19"/>
        </w:rPr>
        <w:t>.</w:t>
      </w:r>
      <w:r>
        <w:rPr>
          <w:rFonts w:ascii="Tahoma" w:hAnsi="Tahoma" w:cs="Tahoma"/>
          <w:color w:val="555555"/>
          <w:sz w:val="19"/>
          <w:szCs w:val="19"/>
        </w:rPr>
        <w:br/>
        <w:t>(</w:t>
      </w:r>
      <w:r>
        <w:rPr>
          <w:rFonts w:ascii="Tahoma" w:hAnsi="Tahoma" w:cs="Tahoma"/>
          <w:color w:val="555555"/>
          <w:sz w:val="19"/>
          <w:szCs w:val="19"/>
        </w:rPr>
        <w:t>혹은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있던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드라이브가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없어지면</w:t>
      </w:r>
      <w:r>
        <w:rPr>
          <w:rFonts w:ascii="Tahoma" w:hAnsi="Tahoma" w:cs="Tahoma"/>
          <w:color w:val="555555"/>
          <w:sz w:val="19"/>
          <w:szCs w:val="19"/>
        </w:rPr>
        <w:t xml:space="preserve"> fstab </w:t>
      </w:r>
      <w:r>
        <w:rPr>
          <w:rFonts w:ascii="Tahoma" w:hAnsi="Tahoma" w:cs="Tahoma"/>
          <w:color w:val="555555"/>
          <w:sz w:val="19"/>
          <w:szCs w:val="19"/>
        </w:rPr>
        <w:t>의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내용이랑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틀려서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부팅이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되지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않습니다</w:t>
      </w:r>
      <w:r>
        <w:rPr>
          <w:rFonts w:ascii="Tahoma" w:hAnsi="Tahoma" w:cs="Tahoma"/>
          <w:color w:val="555555"/>
          <w:sz w:val="19"/>
          <w:szCs w:val="19"/>
        </w:rPr>
        <w:t>.)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이때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정상적인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부팅이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되지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않아서</w:t>
      </w:r>
      <w:r>
        <w:rPr>
          <w:rFonts w:ascii="Tahoma" w:hAnsi="Tahoma" w:cs="Tahoma"/>
          <w:color w:val="555555"/>
          <w:sz w:val="19"/>
          <w:szCs w:val="19"/>
        </w:rPr>
        <w:t xml:space="preserve"> Root Password</w:t>
      </w:r>
      <w:r>
        <w:rPr>
          <w:rFonts w:ascii="Tahoma" w:hAnsi="Tahoma" w:cs="Tahoma"/>
          <w:color w:val="555555"/>
          <w:sz w:val="19"/>
          <w:szCs w:val="19"/>
        </w:rPr>
        <w:t>를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넣을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것을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요구합니다</w:t>
      </w:r>
      <w:r>
        <w:rPr>
          <w:rFonts w:ascii="Tahoma" w:hAnsi="Tahoma" w:cs="Tahoma"/>
          <w:color w:val="555555"/>
          <w:sz w:val="19"/>
          <w:szCs w:val="19"/>
        </w:rPr>
        <w:t>.</w:t>
      </w:r>
      <w:r>
        <w:rPr>
          <w:rFonts w:ascii="Tahoma" w:hAnsi="Tahoma" w:cs="Tahoma"/>
          <w:color w:val="555555"/>
          <w:sz w:val="19"/>
          <w:szCs w:val="19"/>
        </w:rPr>
        <w:br/>
        <w:t>(</w:t>
      </w:r>
      <w:r>
        <w:rPr>
          <w:rFonts w:ascii="Tahoma" w:hAnsi="Tahoma" w:cs="Tahoma"/>
          <w:color w:val="555555"/>
          <w:sz w:val="19"/>
          <w:szCs w:val="19"/>
        </w:rPr>
        <w:t>참고적으로</w:t>
      </w:r>
      <w:r>
        <w:rPr>
          <w:rFonts w:ascii="Tahoma" w:hAnsi="Tahoma" w:cs="Tahoma"/>
          <w:color w:val="555555"/>
          <w:sz w:val="19"/>
          <w:szCs w:val="19"/>
        </w:rPr>
        <w:t xml:space="preserve"> Ctrl+D </w:t>
      </w:r>
      <w:r>
        <w:rPr>
          <w:rFonts w:ascii="Tahoma" w:hAnsi="Tahoma" w:cs="Tahoma"/>
          <w:color w:val="555555"/>
          <w:sz w:val="19"/>
          <w:szCs w:val="19"/>
        </w:rPr>
        <w:t>누르면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재부팅됩니다</w:t>
      </w:r>
      <w:r>
        <w:rPr>
          <w:rFonts w:ascii="Tahoma" w:hAnsi="Tahoma" w:cs="Tahoma"/>
          <w:color w:val="555555"/>
          <w:sz w:val="19"/>
          <w:szCs w:val="19"/>
        </w:rPr>
        <w:t>.)</w:t>
      </w:r>
      <w:r>
        <w:rPr>
          <w:rFonts w:ascii="Tahoma" w:hAnsi="Tahoma" w:cs="Tahoma"/>
          <w:color w:val="555555"/>
          <w:sz w:val="19"/>
          <w:szCs w:val="19"/>
        </w:rPr>
        <w:br/>
      </w:r>
      <w:r>
        <w:rPr>
          <w:rFonts w:ascii="Tahoma" w:hAnsi="Tahoma" w:cs="Tahoma"/>
          <w:color w:val="555555"/>
          <w:sz w:val="19"/>
          <w:szCs w:val="19"/>
        </w:rPr>
        <w:lastRenderedPageBreak/>
        <w:t>Password</w:t>
      </w:r>
      <w:r>
        <w:rPr>
          <w:rFonts w:ascii="Tahoma" w:hAnsi="Tahoma" w:cs="Tahoma"/>
          <w:color w:val="555555"/>
          <w:sz w:val="19"/>
          <w:szCs w:val="19"/>
        </w:rPr>
        <w:t>를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넣으시면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복구모드로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들어가지만</w:t>
      </w:r>
      <w:r>
        <w:rPr>
          <w:rFonts w:ascii="Tahoma" w:hAnsi="Tahoma" w:cs="Tahoma"/>
          <w:color w:val="555555"/>
          <w:sz w:val="19"/>
          <w:szCs w:val="19"/>
        </w:rPr>
        <w:t xml:space="preserve">, </w:t>
      </w:r>
      <w:r>
        <w:rPr>
          <w:rFonts w:ascii="Tahoma" w:hAnsi="Tahoma" w:cs="Tahoma"/>
          <w:color w:val="555555"/>
          <w:sz w:val="19"/>
          <w:szCs w:val="19"/>
        </w:rPr>
        <w:t>파일시스템이</w:t>
      </w:r>
      <w:r>
        <w:rPr>
          <w:rFonts w:ascii="Tahoma" w:hAnsi="Tahoma" w:cs="Tahoma"/>
          <w:color w:val="555555"/>
          <w:sz w:val="19"/>
          <w:szCs w:val="19"/>
        </w:rPr>
        <w:t xml:space="preserve"> ReadOnly </w:t>
      </w:r>
      <w:r>
        <w:rPr>
          <w:rFonts w:ascii="Tahoma" w:hAnsi="Tahoma" w:cs="Tahoma"/>
          <w:color w:val="555555"/>
          <w:sz w:val="19"/>
          <w:szCs w:val="19"/>
        </w:rPr>
        <w:t>이기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때문에</w:t>
      </w:r>
      <w:r>
        <w:rPr>
          <w:rFonts w:ascii="Tahoma" w:hAnsi="Tahoma" w:cs="Tahoma"/>
          <w:color w:val="555555"/>
          <w:sz w:val="19"/>
          <w:szCs w:val="19"/>
        </w:rPr>
        <w:br/>
        <w:t xml:space="preserve">/etc/fstab </w:t>
      </w:r>
      <w:r>
        <w:rPr>
          <w:rFonts w:ascii="Tahoma" w:hAnsi="Tahoma" w:cs="Tahoma"/>
          <w:color w:val="555555"/>
          <w:sz w:val="19"/>
          <w:szCs w:val="19"/>
        </w:rPr>
        <w:t>파일을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수정할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수가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없습니다</w:t>
      </w:r>
      <w:r>
        <w:rPr>
          <w:rFonts w:ascii="Tahoma" w:hAnsi="Tahoma" w:cs="Tahoma"/>
          <w:color w:val="555555"/>
          <w:sz w:val="19"/>
          <w:szCs w:val="19"/>
        </w:rPr>
        <w:t>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여기서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꽁수</w:t>
      </w:r>
      <w:r>
        <w:rPr>
          <w:rFonts w:ascii="Tahoma" w:hAnsi="Tahoma" w:cs="Tahoma"/>
          <w:color w:val="555555"/>
          <w:sz w:val="19"/>
          <w:szCs w:val="19"/>
        </w:rPr>
        <w:t>...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 xml:space="preserve">mount -o remount,rw /dev/hda1 &lt;= hda1 </w:t>
      </w:r>
      <w:r>
        <w:rPr>
          <w:rFonts w:ascii="Tahoma" w:hAnsi="Tahoma" w:cs="Tahoma"/>
          <w:color w:val="555555"/>
          <w:sz w:val="19"/>
          <w:szCs w:val="19"/>
        </w:rPr>
        <w:t>은</w:t>
      </w:r>
      <w:r>
        <w:rPr>
          <w:rFonts w:ascii="Tahoma" w:hAnsi="Tahoma" w:cs="Tahoma"/>
          <w:color w:val="555555"/>
          <w:sz w:val="19"/>
          <w:szCs w:val="19"/>
        </w:rPr>
        <w:t xml:space="preserve"> / filesystem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이제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파일쓰기가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가능하므로</w:t>
      </w:r>
      <w:r>
        <w:rPr>
          <w:rFonts w:ascii="Tahoma" w:hAnsi="Tahoma" w:cs="Tahoma"/>
          <w:color w:val="555555"/>
          <w:sz w:val="19"/>
          <w:szCs w:val="19"/>
        </w:rPr>
        <w:t xml:space="preserve"> vi /etc/fstab </w:t>
      </w:r>
      <w:r>
        <w:rPr>
          <w:rFonts w:ascii="Tahoma" w:hAnsi="Tahoma" w:cs="Tahoma"/>
          <w:color w:val="555555"/>
          <w:sz w:val="19"/>
          <w:szCs w:val="19"/>
        </w:rPr>
        <w:t>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수정한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후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재부팅하면</w:t>
      </w:r>
      <w:r>
        <w:rPr>
          <w:rFonts w:ascii="Tahoma" w:hAnsi="Tahoma" w:cs="Tahoma"/>
          <w:color w:val="555555"/>
          <w:sz w:val="19"/>
          <w:szCs w:val="19"/>
        </w:rPr>
        <w:t xml:space="preserve"> </w:t>
      </w:r>
      <w:r>
        <w:rPr>
          <w:rFonts w:ascii="Tahoma" w:hAnsi="Tahoma" w:cs="Tahoma"/>
          <w:color w:val="555555"/>
          <w:sz w:val="19"/>
          <w:szCs w:val="19"/>
        </w:rPr>
        <w:t>됩니다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ex)mount -o remount,rw /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ex)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 / ext3 defaults 1 1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LABEL=/home /home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LABEL=/usr /usr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LABEL=/var /var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LABEL=/tmp /tmp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LABEL=/usr/local /usr/local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LABEL=/boot /boot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/dev/sdb1 /mnt/hdd1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/dev/sdb2 /mnt/hdd2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/dev/sdb3 /mnt/hdd3 ext3 defaults 1 2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tmpfs /dev/shm tmpfs defaults 0 0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devpts /dev/pts devpts gid=5,mode=620 0 0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sysfs /sys sysfs defaults 0 0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proc /proc proc defaults 0 0</w:t>
      </w:r>
    </w:p>
    <w:p w:rsidR="005F2030" w:rsidRDefault="005F2030" w:rsidP="005F2030">
      <w:pPr>
        <w:pStyle w:val="ab"/>
        <w:spacing w:before="0" w:beforeAutospacing="0" w:after="0" w:afterAutospacing="0" w:line="325" w:lineRule="atLeast"/>
        <w:ind w:firstLine="155"/>
        <w:rPr>
          <w:rFonts w:ascii="Tahoma" w:hAnsi="Tahoma" w:cs="Tahoma"/>
          <w:color w:val="555555"/>
          <w:sz w:val="19"/>
          <w:szCs w:val="19"/>
        </w:rPr>
      </w:pPr>
      <w:r>
        <w:rPr>
          <w:rFonts w:ascii="Tahoma" w:hAnsi="Tahoma" w:cs="Tahoma"/>
          <w:color w:val="555555"/>
          <w:sz w:val="19"/>
          <w:szCs w:val="19"/>
        </w:rPr>
        <w:t>LABEL=SWAP-sda7 swap swap defaults 0 0</w:t>
      </w:r>
    </w:p>
    <w:p w:rsidR="00FE019D" w:rsidRDefault="00FE019D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FE019D" w:rsidRDefault="00BE46AD" w:rsidP="00FE019D">
      <w:pPr>
        <w:pStyle w:val="3"/>
        <w:spacing w:line="341" w:lineRule="atLeast"/>
        <w:ind w:left="1220" w:hanging="620"/>
        <w:rPr>
          <w:rFonts w:ascii="Trebuchet MS" w:hAnsi="Trebuchet MS"/>
          <w:color w:val="000000"/>
          <w:sz w:val="31"/>
          <w:szCs w:val="31"/>
        </w:rPr>
      </w:pPr>
      <w:hyperlink r:id="rId19" w:history="1">
        <w:r w:rsidR="00FE019D">
          <w:rPr>
            <w:rStyle w:val="a8"/>
            <w:rFonts w:ascii="Trebuchet MS" w:hAnsi="Trebuchet MS"/>
            <w:color w:val="000000"/>
            <w:sz w:val="31"/>
            <w:szCs w:val="31"/>
          </w:rPr>
          <w:t xml:space="preserve">linux iptables </w:t>
        </w:r>
        <w:r w:rsidR="00FE019D">
          <w:rPr>
            <w:rStyle w:val="a8"/>
            <w:rFonts w:ascii="Trebuchet MS" w:hAnsi="Trebuchet MS"/>
            <w:color w:val="000000"/>
            <w:sz w:val="31"/>
            <w:szCs w:val="31"/>
          </w:rPr>
          <w:t>방화벽</w:t>
        </w:r>
      </w:hyperlink>
    </w:p>
    <w:p w:rsidR="00FE019D" w:rsidRDefault="00BE46AD" w:rsidP="00FE019D">
      <w:pPr>
        <w:spacing w:line="341" w:lineRule="atLeast"/>
        <w:ind w:firstLine="155"/>
        <w:rPr>
          <w:rFonts w:ascii="Trebuchet MS" w:hAnsi="Trebuchet MS"/>
          <w:color w:val="000000"/>
          <w:szCs w:val="20"/>
        </w:rPr>
      </w:pPr>
      <w:hyperlink r:id="rId20" w:history="1">
        <w:r w:rsidR="00FE019D">
          <w:rPr>
            <w:rStyle w:val="a8"/>
            <w:rFonts w:ascii="Trebuchet MS" w:hAnsi="Trebuchet MS"/>
            <w:szCs w:val="20"/>
          </w:rPr>
          <w:t>http://nizistyle.tistory.com/1</w:t>
        </w:r>
      </w:hyperlink>
    </w:p>
    <w:p w:rsidR="00FE019D" w:rsidRDefault="00FE019D" w:rsidP="00FE019D">
      <w:pPr>
        <w:spacing w:line="341" w:lineRule="atLeast"/>
        <w:ind w:firstLine="155"/>
        <w:rPr>
          <w:rFonts w:ascii="Trebuchet MS" w:hAnsi="Trebuchet MS"/>
          <w:color w:val="000000"/>
          <w:szCs w:val="20"/>
        </w:rPr>
      </w:pP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dotum" w:hAnsi="dotum"/>
          <w:color w:val="666666"/>
          <w:sz w:val="19"/>
          <w:szCs w:val="19"/>
        </w:rPr>
        <w:t xml:space="preserve"># </w:t>
      </w:r>
      <w:r>
        <w:rPr>
          <w:rFonts w:ascii="dotum" w:hAnsi="dotum"/>
          <w:color w:val="666666"/>
          <w:sz w:val="19"/>
          <w:szCs w:val="19"/>
        </w:rPr>
        <w:t>방화벽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상태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알아보기</w:t>
      </w:r>
      <w:r>
        <w:rPr>
          <w:rFonts w:ascii="dotum" w:hAnsi="dotum"/>
          <w:color w:val="666666"/>
          <w:sz w:val="19"/>
          <w:szCs w:val="19"/>
        </w:rPr>
        <w:br/>
        <w:t>service iptables status</w:t>
      </w: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dotum" w:hAnsi="dotum"/>
          <w:color w:val="666666"/>
          <w:sz w:val="19"/>
          <w:szCs w:val="19"/>
        </w:rPr>
        <w:t xml:space="preserve"># </w:t>
      </w:r>
      <w:r>
        <w:rPr>
          <w:rFonts w:ascii="dotum" w:hAnsi="dotum"/>
          <w:color w:val="666666"/>
          <w:sz w:val="19"/>
          <w:szCs w:val="19"/>
        </w:rPr>
        <w:t>방화벽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올리고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내리기</w:t>
      </w:r>
      <w:r>
        <w:rPr>
          <w:rFonts w:ascii="dotum" w:hAnsi="dotum"/>
          <w:color w:val="666666"/>
          <w:sz w:val="19"/>
          <w:szCs w:val="19"/>
        </w:rPr>
        <w:br/>
        <w:t>service iptables stop</w:t>
      </w:r>
      <w:r>
        <w:rPr>
          <w:rFonts w:ascii="dotum" w:hAnsi="dotum"/>
          <w:color w:val="666666"/>
          <w:sz w:val="19"/>
          <w:szCs w:val="19"/>
        </w:rPr>
        <w:br/>
        <w:t>service iptables start</w:t>
      </w: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dotum" w:hAnsi="dotum"/>
          <w:color w:val="666666"/>
          <w:sz w:val="19"/>
          <w:szCs w:val="19"/>
        </w:rPr>
        <w:t xml:space="preserve"># </w:t>
      </w:r>
      <w:r>
        <w:rPr>
          <w:rFonts w:ascii="dotum" w:hAnsi="dotum"/>
          <w:color w:val="666666"/>
          <w:sz w:val="19"/>
          <w:szCs w:val="19"/>
        </w:rPr>
        <w:t>방화벽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설정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수정하기</w:t>
      </w:r>
      <w:r>
        <w:rPr>
          <w:rFonts w:ascii="dotum" w:hAnsi="dotum"/>
          <w:color w:val="666666"/>
          <w:sz w:val="19"/>
          <w:szCs w:val="19"/>
        </w:rPr>
        <w:br/>
        <w:t>vi /etc/sysconfig/iptables</w:t>
      </w: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dotum" w:hAnsi="dotum"/>
          <w:color w:val="666666"/>
          <w:sz w:val="19"/>
          <w:szCs w:val="19"/>
        </w:rPr>
        <w:t xml:space="preserve"># </w:t>
      </w:r>
      <w:r>
        <w:rPr>
          <w:rFonts w:ascii="dotum" w:hAnsi="dotum"/>
          <w:color w:val="666666"/>
          <w:sz w:val="19"/>
          <w:szCs w:val="19"/>
        </w:rPr>
        <w:t>방화벽</w:t>
      </w:r>
      <w:r>
        <w:rPr>
          <w:rFonts w:ascii="dotum" w:hAnsi="dotum"/>
          <w:color w:val="666666"/>
          <w:sz w:val="19"/>
          <w:szCs w:val="19"/>
        </w:rPr>
        <w:t xml:space="preserve"> </w:t>
      </w:r>
      <w:r>
        <w:rPr>
          <w:rFonts w:ascii="dotum" w:hAnsi="dotum"/>
          <w:color w:val="666666"/>
          <w:sz w:val="19"/>
          <w:szCs w:val="19"/>
        </w:rPr>
        <w:t>해제</w:t>
      </w:r>
      <w:r>
        <w:rPr>
          <w:rFonts w:ascii="dotum" w:hAnsi="dotum"/>
          <w:color w:val="666666"/>
          <w:sz w:val="19"/>
          <w:szCs w:val="19"/>
        </w:rPr>
        <w:br/>
        <w:t xml:space="preserve">iptable -F </w:t>
      </w:r>
      <w:r>
        <w:rPr>
          <w:rFonts w:ascii="dotum" w:hAnsi="dotum"/>
          <w:color w:val="666666"/>
          <w:sz w:val="19"/>
          <w:szCs w:val="19"/>
        </w:rPr>
        <w:t>혹은</w:t>
      </w:r>
      <w:r>
        <w:rPr>
          <w:rFonts w:ascii="dotum" w:hAnsi="dotum"/>
          <w:color w:val="666666"/>
          <w:sz w:val="19"/>
          <w:szCs w:val="19"/>
        </w:rPr>
        <w:br/>
        <w:t>ipchains -F</w:t>
      </w: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</w:p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Verdana" w:hAnsi="Verdana"/>
          <w:color w:val="666666"/>
          <w:sz w:val="19"/>
          <w:szCs w:val="19"/>
        </w:rPr>
        <w:t xml:space="preserve">redhat 9.0 </w:t>
      </w:r>
      <w:r>
        <w:rPr>
          <w:rFonts w:ascii="Verdana" w:hAnsi="Verdana"/>
          <w:color w:val="666666"/>
          <w:sz w:val="19"/>
          <w:szCs w:val="19"/>
        </w:rPr>
        <w:t>이라면</w:t>
      </w:r>
      <w:r>
        <w:rPr>
          <w:rStyle w:val="apple-converted-space"/>
          <w:rFonts w:ascii="Verdana" w:hAnsi="Verdana"/>
          <w:color w:val="666666"/>
          <w:sz w:val="19"/>
          <w:szCs w:val="19"/>
        </w:rPr>
        <w:t> </w:t>
      </w:r>
      <w:r>
        <w:rPr>
          <w:rFonts w:ascii="Verdana" w:hAnsi="Verdana"/>
          <w:color w:val="666666"/>
          <w:sz w:val="19"/>
          <w:szCs w:val="19"/>
        </w:rPr>
        <w:t xml:space="preserve">lokkit </w:t>
      </w:r>
      <w:r>
        <w:rPr>
          <w:rFonts w:ascii="Verdana" w:hAnsi="Verdana"/>
          <w:color w:val="666666"/>
          <w:sz w:val="19"/>
          <w:szCs w:val="19"/>
        </w:rPr>
        <w:t>으로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방화벽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설정을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할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수도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있습니다</w:t>
      </w:r>
      <w:r>
        <w:rPr>
          <w:rFonts w:ascii="Verdana" w:hAnsi="Verdana"/>
          <w:color w:val="666666"/>
          <w:sz w:val="19"/>
          <w:szCs w:val="19"/>
        </w:rPr>
        <w:t>.</w:t>
      </w:r>
    </w:p>
    <w:tbl>
      <w:tblPr>
        <w:tblW w:w="75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00"/>
      </w:tblGrid>
      <w:tr w:rsidR="00FE019D" w:rsidTr="00FE019D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019D" w:rsidRDefault="00FE019D">
            <w:pPr>
              <w:pStyle w:val="ab"/>
              <w:rPr>
                <w:color w:val="FFFFFF"/>
                <w:sz w:val="16"/>
                <w:szCs w:val="16"/>
              </w:rPr>
            </w:pP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t>Usage: lokkit [OPTION...]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-f, --fwtype Write Red Hat style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/etc/sysconfig/iptables rules,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instead of a shell script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t>-q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t>, --quiet</w:t>
            </w:r>
            <w:r>
              <w:rPr>
                <w:rStyle w:val="apple-converted-space"/>
                <w:rFonts w:ascii="돋움" w:eastAsia="돋움" w:hAnsi="돋움" w:hint="eastAsia"/>
                <w:color w:val="FFFFFF"/>
                <w:sz w:val="16"/>
                <w:szCs w:val="16"/>
              </w:rPr>
              <w:t> </w:t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t>Run noninteractively; process</w:t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br/>
              <w:t>only command-line arguments</w:t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br/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t>-n, --nostart Configure firewall but do not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activate it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--high Enable 'high' security level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(default)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--medium Enable 'medium' security level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t>--disabled</w:t>
            </w:r>
            <w:r>
              <w:rPr>
                <w:rStyle w:val="apple-converted-space"/>
                <w:rFonts w:ascii="돋움" w:eastAsia="돋움" w:hAnsi="돋움" w:hint="eastAsia"/>
                <w:color w:val="FFFFFF"/>
                <w:sz w:val="16"/>
                <w:szCs w:val="16"/>
              </w:rPr>
              <w:t> </w:t>
            </w:r>
            <w:r>
              <w:rPr>
                <w:rFonts w:ascii="돋움" w:eastAsia="돋움" w:hAnsi="돋움" w:hint="eastAsia"/>
                <w:color w:val="FF0000"/>
                <w:sz w:val="16"/>
                <w:szCs w:val="16"/>
              </w:rPr>
              <w:t>Disable firewall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--dhcp Allow DHCP through the firewall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-p, --port=port:protocol (e.g, ssh:tcp)Allow specific ports through the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firewall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-t, --trust=device to trust Allow all traffic on the</w:t>
            </w:r>
            <w:r>
              <w:rPr>
                <w:rFonts w:ascii="돋움" w:eastAsia="돋움" w:hAnsi="돋움" w:hint="eastAsia"/>
                <w:color w:val="FFFFFF"/>
                <w:sz w:val="16"/>
                <w:szCs w:val="16"/>
              </w:rPr>
              <w:br/>
              <w:t>specified device</w:t>
            </w:r>
          </w:p>
          <w:p w:rsidR="00FE019D" w:rsidRDefault="00FE019D">
            <w:pPr>
              <w:pStyle w:val="ab"/>
              <w:rPr>
                <w:color w:val="FFFFFF"/>
                <w:sz w:val="16"/>
                <w:szCs w:val="16"/>
              </w:rPr>
            </w:pPr>
            <w:r>
              <w:rPr>
                <w:rFonts w:ascii="돋움" w:eastAsia="돋움" w:hAnsi="돋움" w:cs="Arial" w:hint="eastAsia"/>
                <w:color w:val="FFFFFF"/>
                <w:sz w:val="16"/>
                <w:szCs w:val="16"/>
              </w:rPr>
              <w:t>Help options:</w:t>
            </w:r>
            <w:r>
              <w:rPr>
                <w:rFonts w:ascii="돋움" w:eastAsia="돋움" w:hAnsi="돋움" w:cs="Arial" w:hint="eastAsia"/>
                <w:color w:val="FFFFFF"/>
                <w:sz w:val="16"/>
                <w:szCs w:val="16"/>
              </w:rPr>
              <w:br/>
              <w:t>-?, --help Show this help message</w:t>
            </w:r>
            <w:r>
              <w:rPr>
                <w:rFonts w:ascii="돋움" w:eastAsia="돋움" w:hAnsi="돋움" w:cs="Arial" w:hint="eastAsia"/>
                <w:color w:val="FFFFFF"/>
                <w:sz w:val="16"/>
                <w:szCs w:val="16"/>
              </w:rPr>
              <w:br/>
              <w:t>--usage Display brief usage message</w:t>
            </w:r>
          </w:p>
        </w:tc>
      </w:tr>
    </w:tbl>
    <w:p w:rsidR="00FE019D" w:rsidRDefault="00FE019D" w:rsidP="00FE019D">
      <w:pPr>
        <w:pStyle w:val="ab"/>
        <w:spacing w:line="279" w:lineRule="atLeast"/>
        <w:ind w:firstLine="155"/>
        <w:rPr>
          <w:rFonts w:ascii="dotum" w:hAnsi="dotum" w:hint="eastAsia"/>
          <w:color w:val="666666"/>
          <w:sz w:val="19"/>
          <w:szCs w:val="19"/>
        </w:rPr>
      </w:pPr>
      <w:r>
        <w:rPr>
          <w:rFonts w:ascii="Verdana" w:hAnsi="Verdana"/>
          <w:color w:val="FFFFFF"/>
          <w:sz w:val="19"/>
          <w:szCs w:val="19"/>
          <w:shd w:val="clear" w:color="auto" w:fill="333333"/>
        </w:rPr>
        <w:t>lokkit -q --disabled</w:t>
      </w:r>
      <w:r>
        <w:rPr>
          <w:rStyle w:val="apple-converted-space"/>
          <w:rFonts w:ascii="Verdana" w:hAnsi="Verdana"/>
          <w:color w:val="FFFFFF"/>
          <w:sz w:val="19"/>
          <w:szCs w:val="19"/>
          <w:shd w:val="clear" w:color="auto" w:fill="333333"/>
        </w:rPr>
        <w:t> </w:t>
      </w:r>
      <w:r>
        <w:rPr>
          <w:rFonts w:ascii="Verdana" w:hAnsi="Verdana"/>
          <w:color w:val="666666"/>
          <w:sz w:val="19"/>
          <w:szCs w:val="19"/>
        </w:rPr>
        <w:t>라고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하면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방화벽이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해제됩니다</w:t>
      </w:r>
      <w:r>
        <w:rPr>
          <w:rFonts w:ascii="Verdana" w:hAnsi="Verdana"/>
          <w:color w:val="666666"/>
          <w:sz w:val="19"/>
          <w:szCs w:val="19"/>
        </w:rPr>
        <w:t>.</w:t>
      </w:r>
      <w:r>
        <w:rPr>
          <w:rFonts w:ascii="Verdana" w:hAnsi="Verdana"/>
          <w:color w:val="666666"/>
          <w:sz w:val="19"/>
          <w:szCs w:val="19"/>
        </w:rPr>
        <w:br/>
      </w:r>
      <w:r>
        <w:rPr>
          <w:rFonts w:ascii="Verdana" w:hAnsi="Verdana"/>
          <w:color w:val="FFFFFF"/>
          <w:sz w:val="19"/>
          <w:szCs w:val="19"/>
          <w:shd w:val="clear" w:color="auto" w:fill="333333"/>
        </w:rPr>
        <w:t>iptables -F</w:t>
      </w:r>
      <w:r>
        <w:rPr>
          <w:rFonts w:ascii="Verdana" w:hAnsi="Verdana"/>
          <w:color w:val="666666"/>
          <w:sz w:val="19"/>
          <w:szCs w:val="19"/>
        </w:rPr>
        <w:t>라고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직접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명령을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주어도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됩니다</w:t>
      </w:r>
      <w:r>
        <w:rPr>
          <w:rFonts w:ascii="Verdana" w:hAnsi="Verdana"/>
          <w:color w:val="666666"/>
          <w:sz w:val="19"/>
          <w:szCs w:val="19"/>
        </w:rPr>
        <w:t xml:space="preserve"> F</w:t>
      </w:r>
      <w:r>
        <w:rPr>
          <w:rFonts w:ascii="Verdana" w:hAnsi="Verdana"/>
          <w:color w:val="666666"/>
          <w:sz w:val="19"/>
          <w:szCs w:val="19"/>
        </w:rPr>
        <w:t>는</w:t>
      </w:r>
      <w:r>
        <w:rPr>
          <w:rFonts w:ascii="Verdana" w:hAnsi="Verdana"/>
          <w:color w:val="666666"/>
          <w:sz w:val="19"/>
          <w:szCs w:val="19"/>
        </w:rPr>
        <w:t xml:space="preserve"> Flush </w:t>
      </w:r>
      <w:r>
        <w:rPr>
          <w:rFonts w:ascii="Verdana" w:hAnsi="Verdana"/>
          <w:color w:val="666666"/>
          <w:sz w:val="19"/>
          <w:szCs w:val="19"/>
        </w:rPr>
        <w:t>를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뜻합니다</w:t>
      </w:r>
      <w:r>
        <w:rPr>
          <w:rFonts w:ascii="Verdana" w:hAnsi="Verdana"/>
          <w:color w:val="666666"/>
          <w:sz w:val="19"/>
          <w:szCs w:val="19"/>
        </w:rPr>
        <w:t>.</w:t>
      </w:r>
      <w:r>
        <w:rPr>
          <w:rFonts w:ascii="Verdana" w:hAnsi="Verdana"/>
          <w:color w:val="666666"/>
          <w:sz w:val="19"/>
          <w:szCs w:val="19"/>
        </w:rPr>
        <w:br/>
        <w:t>Kernel 2.2</w:t>
      </w:r>
      <w:r>
        <w:rPr>
          <w:rFonts w:ascii="Verdana" w:hAnsi="Verdana"/>
          <w:color w:val="666666"/>
          <w:sz w:val="19"/>
          <w:szCs w:val="19"/>
        </w:rPr>
        <w:t>대의</w:t>
      </w:r>
      <w:r>
        <w:rPr>
          <w:rFonts w:ascii="Verdana" w:hAnsi="Verdana"/>
          <w:color w:val="666666"/>
          <w:sz w:val="19"/>
          <w:szCs w:val="19"/>
        </w:rPr>
        <w:t xml:space="preserve"> linux </w:t>
      </w:r>
      <w:r>
        <w:rPr>
          <w:rFonts w:ascii="Verdana" w:hAnsi="Verdana"/>
          <w:color w:val="666666"/>
          <w:sz w:val="19"/>
          <w:szCs w:val="19"/>
        </w:rPr>
        <w:t>배포판이라면</w:t>
      </w:r>
      <w:r>
        <w:rPr>
          <w:rStyle w:val="apple-converted-space"/>
          <w:rFonts w:ascii="Verdana" w:hAnsi="Verdana"/>
          <w:color w:val="FFFFFF"/>
          <w:sz w:val="19"/>
          <w:szCs w:val="19"/>
          <w:shd w:val="clear" w:color="auto" w:fill="333333"/>
        </w:rPr>
        <w:t> </w:t>
      </w:r>
      <w:r>
        <w:rPr>
          <w:rFonts w:ascii="Verdana" w:hAnsi="Verdana"/>
          <w:color w:val="FFFFFF"/>
          <w:sz w:val="19"/>
          <w:szCs w:val="19"/>
          <w:shd w:val="clear" w:color="auto" w:fill="333333"/>
        </w:rPr>
        <w:t>ipchains -F</w:t>
      </w:r>
      <w:r>
        <w:rPr>
          <w:rStyle w:val="apple-converted-space"/>
          <w:rFonts w:ascii="Verdana" w:hAnsi="Verdana"/>
          <w:color w:val="FFFFFF"/>
          <w:sz w:val="19"/>
          <w:szCs w:val="19"/>
          <w:shd w:val="clear" w:color="auto" w:fill="333333"/>
        </w:rPr>
        <w:t> </w:t>
      </w:r>
      <w:r>
        <w:rPr>
          <w:rFonts w:ascii="Verdana" w:hAnsi="Verdana"/>
          <w:color w:val="666666"/>
          <w:sz w:val="19"/>
          <w:szCs w:val="19"/>
        </w:rPr>
        <w:t>하면</w:t>
      </w:r>
      <w:r>
        <w:rPr>
          <w:rFonts w:ascii="Verdana" w:hAnsi="Verdana"/>
          <w:color w:val="666666"/>
          <w:sz w:val="19"/>
          <w:szCs w:val="19"/>
        </w:rPr>
        <w:t xml:space="preserve"> </w:t>
      </w:r>
      <w:r>
        <w:rPr>
          <w:rFonts w:ascii="Verdana" w:hAnsi="Verdana"/>
          <w:color w:val="666666"/>
          <w:sz w:val="19"/>
          <w:szCs w:val="19"/>
        </w:rPr>
        <w:t>됩니다</w:t>
      </w:r>
      <w:r>
        <w:rPr>
          <w:rFonts w:ascii="Verdana" w:hAnsi="Verdana"/>
          <w:color w:val="666666"/>
          <w:sz w:val="19"/>
          <w:szCs w:val="19"/>
        </w:rPr>
        <w:t>.</w:t>
      </w:r>
    </w:p>
    <w:p w:rsidR="00FE019D" w:rsidRDefault="00FE019D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FE019D" w:rsidRDefault="00BE46AD" w:rsidP="00FE019D">
      <w:pPr>
        <w:pStyle w:val="3"/>
        <w:spacing w:line="341" w:lineRule="atLeast"/>
        <w:ind w:left="1220" w:hanging="620"/>
        <w:rPr>
          <w:rFonts w:ascii="Trebuchet MS" w:hAnsi="Trebuchet MS"/>
          <w:color w:val="000000"/>
          <w:sz w:val="31"/>
          <w:szCs w:val="31"/>
        </w:rPr>
      </w:pPr>
      <w:hyperlink r:id="rId21" w:history="1">
        <w:r w:rsidR="00FE019D">
          <w:rPr>
            <w:rStyle w:val="a8"/>
            <w:rFonts w:ascii="Trebuchet MS" w:hAnsi="Trebuchet MS"/>
            <w:color w:val="000000"/>
            <w:sz w:val="31"/>
            <w:szCs w:val="31"/>
          </w:rPr>
          <w:t xml:space="preserve">vnc linux </w:t>
        </w:r>
        <w:r w:rsidR="00FE019D">
          <w:rPr>
            <w:rStyle w:val="a8"/>
            <w:rFonts w:ascii="Trebuchet MS" w:hAnsi="Trebuchet MS"/>
            <w:color w:val="000000"/>
            <w:sz w:val="31"/>
            <w:szCs w:val="31"/>
          </w:rPr>
          <w:t>설치</w:t>
        </w:r>
      </w:hyperlink>
    </w:p>
    <w:p w:rsidR="00FE019D" w:rsidRDefault="00BE46AD" w:rsidP="00FE019D">
      <w:pPr>
        <w:spacing w:line="341" w:lineRule="atLeast"/>
        <w:ind w:firstLine="155"/>
        <w:rPr>
          <w:rFonts w:ascii="Trebuchet MS" w:hAnsi="Trebuchet MS"/>
          <w:color w:val="000000"/>
          <w:szCs w:val="20"/>
        </w:rPr>
      </w:pPr>
      <w:hyperlink r:id="rId22" w:history="1">
        <w:r w:rsidR="00FE019D">
          <w:rPr>
            <w:rStyle w:val="a8"/>
            <w:rFonts w:ascii="Trebuchet MS" w:hAnsi="Trebuchet MS"/>
            <w:szCs w:val="20"/>
          </w:rPr>
          <w:t>http://mroon.egloos.com/4247075</w:t>
        </w:r>
      </w:hyperlink>
    </w:p>
    <w:p w:rsidR="00FE019D" w:rsidRDefault="00FE019D" w:rsidP="00FE019D">
      <w:pPr>
        <w:pStyle w:val="3"/>
        <w:wordWrap w:val="0"/>
        <w:spacing w:before="288" w:beforeAutospacing="0" w:line="294" w:lineRule="atLeast"/>
        <w:ind w:firstLine="155"/>
        <w:rPr>
          <w:rFonts w:ascii="Arial" w:hAnsi="Arial" w:cs="Arial"/>
          <w:color w:val="FFFFFF"/>
          <w:sz w:val="28"/>
          <w:szCs w:val="28"/>
        </w:rPr>
      </w:pPr>
      <w:bookmarkStart w:id="2" w:name="4247075"/>
      <w:r>
        <w:rPr>
          <w:rFonts w:ascii="Arial" w:hAnsi="Arial" w:cs="Arial"/>
          <w:color w:val="000000"/>
          <w:sz w:val="28"/>
          <w:szCs w:val="28"/>
        </w:rPr>
        <w:t xml:space="preserve">[Linux]VNC </w:t>
      </w:r>
      <w:r>
        <w:rPr>
          <w:rFonts w:ascii="Arial" w:hAnsi="Arial" w:cs="Arial"/>
          <w:color w:val="000000"/>
          <w:sz w:val="28"/>
          <w:szCs w:val="28"/>
        </w:rPr>
        <w:t>서버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계정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만들기</w:t>
      </w:r>
      <w:bookmarkEnd w:id="2"/>
    </w:p>
    <w:p w:rsidR="00FE019D" w:rsidRDefault="00FE019D" w:rsidP="00FE019D">
      <w:pPr>
        <w:spacing w:after="240" w:line="294" w:lineRule="atLeast"/>
        <w:ind w:firstLine="155"/>
        <w:rPr>
          <w:rFonts w:ascii="Arial" w:hAnsi="Arial" w:cs="Arial"/>
          <w:color w:val="999999"/>
          <w:sz w:val="19"/>
          <w:szCs w:val="19"/>
        </w:rPr>
      </w:pPr>
      <w:r>
        <w:rPr>
          <w:rFonts w:ascii="Arial" w:hAnsi="Arial" w:cs="Arial"/>
          <w:color w:val="999999"/>
          <w:sz w:val="19"/>
          <w:szCs w:val="19"/>
        </w:rPr>
        <w:t>리눅스에서는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윈도우의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원격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데스크톱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연결과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같은</w:t>
      </w:r>
      <w:r>
        <w:rPr>
          <w:rFonts w:ascii="Arial" w:hAnsi="Arial" w:cs="Arial"/>
          <w:color w:val="999999"/>
          <w:sz w:val="19"/>
          <w:szCs w:val="19"/>
        </w:rPr>
        <w:t xml:space="preserve"> vnc </w:t>
      </w:r>
      <w:r>
        <w:rPr>
          <w:rFonts w:ascii="Arial" w:hAnsi="Arial" w:cs="Arial"/>
          <w:color w:val="999999"/>
          <w:sz w:val="19"/>
          <w:szCs w:val="19"/>
        </w:rPr>
        <w:t>서비스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기능을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제공한다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서비스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위해서는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계정별로</w:t>
      </w:r>
      <w:r>
        <w:rPr>
          <w:rFonts w:ascii="Arial" w:hAnsi="Arial" w:cs="Arial"/>
          <w:color w:val="999999"/>
          <w:sz w:val="19"/>
          <w:szCs w:val="19"/>
        </w:rPr>
        <w:t xml:space="preserve"> vncserver </w:t>
      </w:r>
      <w:r>
        <w:rPr>
          <w:rFonts w:ascii="Arial" w:hAnsi="Arial" w:cs="Arial"/>
          <w:color w:val="999999"/>
          <w:sz w:val="19"/>
          <w:szCs w:val="19"/>
        </w:rPr>
        <w:t>설정을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해준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후</w:t>
      </w:r>
      <w:r>
        <w:rPr>
          <w:rFonts w:ascii="Arial" w:hAnsi="Arial" w:cs="Arial"/>
          <w:color w:val="999999"/>
          <w:sz w:val="19"/>
          <w:szCs w:val="19"/>
        </w:rPr>
        <w:t xml:space="preserve"> vnc viewer </w:t>
      </w:r>
      <w:r>
        <w:rPr>
          <w:rFonts w:ascii="Arial" w:hAnsi="Arial" w:cs="Arial"/>
          <w:color w:val="999999"/>
          <w:sz w:val="19"/>
          <w:szCs w:val="19"/>
        </w:rPr>
        <w:t>프로그램으로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접속하면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  <w:t xml:space="preserve">[vncserver </w:t>
      </w:r>
      <w:r>
        <w:rPr>
          <w:rFonts w:ascii="Arial" w:hAnsi="Arial" w:cs="Arial"/>
          <w:color w:val="999999"/>
          <w:sz w:val="19"/>
          <w:szCs w:val="19"/>
        </w:rPr>
        <w:t>설정</w:t>
      </w:r>
      <w:r>
        <w:rPr>
          <w:rFonts w:ascii="Arial" w:hAnsi="Arial" w:cs="Arial"/>
          <w:color w:val="999999"/>
          <w:sz w:val="19"/>
          <w:szCs w:val="19"/>
        </w:rPr>
        <w:t>]</w:t>
      </w:r>
      <w:r>
        <w:rPr>
          <w:rFonts w:ascii="Arial" w:hAnsi="Arial" w:cs="Arial"/>
          <w:color w:val="999999"/>
          <w:sz w:val="19"/>
          <w:szCs w:val="19"/>
        </w:rPr>
        <w:br/>
        <w:t xml:space="preserve">vncserver </w:t>
      </w:r>
      <w:r>
        <w:rPr>
          <w:rFonts w:ascii="Arial" w:hAnsi="Arial" w:cs="Arial"/>
          <w:color w:val="999999"/>
          <w:sz w:val="19"/>
          <w:szCs w:val="19"/>
        </w:rPr>
        <w:t>관련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설정파일은</w:t>
      </w:r>
      <w:r>
        <w:rPr>
          <w:rStyle w:val="apple-converted-space"/>
          <w:rFonts w:ascii="Arial" w:hAnsi="Arial" w:cs="Arial"/>
          <w:color w:val="999999"/>
          <w:sz w:val="19"/>
          <w:szCs w:val="19"/>
        </w:rPr>
        <w:t> </w:t>
      </w:r>
      <w:r>
        <w:rPr>
          <w:rFonts w:ascii="Arial" w:hAnsi="Arial" w:cs="Arial"/>
          <w:color w:val="33CC00"/>
          <w:sz w:val="19"/>
          <w:szCs w:val="19"/>
        </w:rPr>
        <w:t>/etc/sysconfig/vncservers</w:t>
      </w:r>
      <w:r>
        <w:rPr>
          <w:rStyle w:val="apple-converted-space"/>
          <w:rFonts w:ascii="Arial" w:hAnsi="Arial" w:cs="Arial"/>
          <w:color w:val="999999"/>
          <w:sz w:val="19"/>
          <w:szCs w:val="19"/>
        </w:rPr>
        <w:t> </w:t>
      </w:r>
      <w:r>
        <w:rPr>
          <w:rFonts w:ascii="Arial" w:hAnsi="Arial" w:cs="Arial"/>
          <w:color w:val="999999"/>
          <w:sz w:val="19"/>
          <w:szCs w:val="19"/>
        </w:rPr>
        <w:t>스크립트이다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파일에</w:t>
      </w:r>
      <w:r>
        <w:rPr>
          <w:rFonts w:ascii="Arial" w:hAnsi="Arial" w:cs="Arial"/>
          <w:color w:val="999999"/>
          <w:sz w:val="19"/>
          <w:szCs w:val="19"/>
        </w:rPr>
        <w:t xml:space="preserve"> vnc </w:t>
      </w:r>
      <w:r>
        <w:rPr>
          <w:rFonts w:ascii="Arial" w:hAnsi="Arial" w:cs="Arial"/>
          <w:color w:val="999999"/>
          <w:sz w:val="19"/>
          <w:szCs w:val="19"/>
        </w:rPr>
        <w:t>서비스를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아이디와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할당할</w:t>
      </w:r>
      <w:r>
        <w:rPr>
          <w:rFonts w:ascii="Arial" w:hAnsi="Arial" w:cs="Arial"/>
          <w:color w:val="999999"/>
          <w:sz w:val="19"/>
          <w:szCs w:val="19"/>
        </w:rPr>
        <w:t xml:space="preserve"> vnc</w:t>
      </w:r>
      <w:r>
        <w:rPr>
          <w:rFonts w:ascii="Arial" w:hAnsi="Arial" w:cs="Arial"/>
          <w:color w:val="999999"/>
          <w:sz w:val="19"/>
          <w:szCs w:val="19"/>
        </w:rPr>
        <w:t>에서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사용할</w:t>
      </w:r>
      <w:r>
        <w:rPr>
          <w:rFonts w:ascii="Arial" w:hAnsi="Arial" w:cs="Arial"/>
          <w:color w:val="999999"/>
          <w:sz w:val="19"/>
          <w:szCs w:val="19"/>
        </w:rPr>
        <w:t xml:space="preserve"> xterminal</w:t>
      </w:r>
      <w:r>
        <w:rPr>
          <w:rFonts w:ascii="Arial" w:hAnsi="Arial" w:cs="Arial"/>
          <w:color w:val="999999"/>
          <w:sz w:val="19"/>
          <w:szCs w:val="19"/>
        </w:rPr>
        <w:t>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배정해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주면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t>VNCSERVERS="NUM:ACCOUNT_NAME" //</w:t>
      </w:r>
      <w:r>
        <w:rPr>
          <w:rFonts w:ascii="Arial" w:hAnsi="Arial" w:cs="Arial"/>
          <w:color w:val="33CC00"/>
          <w:sz w:val="19"/>
          <w:szCs w:val="19"/>
        </w:rPr>
        <w:t>여기서</w:t>
      </w:r>
      <w:r>
        <w:rPr>
          <w:rFonts w:ascii="Arial" w:hAnsi="Arial" w:cs="Arial"/>
          <w:color w:val="33CC00"/>
          <w:sz w:val="19"/>
          <w:szCs w:val="19"/>
        </w:rPr>
        <w:t xml:space="preserve"> NUM</w:t>
      </w:r>
      <w:r>
        <w:rPr>
          <w:rFonts w:ascii="Arial" w:hAnsi="Arial" w:cs="Arial"/>
          <w:color w:val="33CC00"/>
          <w:sz w:val="19"/>
          <w:szCs w:val="19"/>
        </w:rPr>
        <w:t>가</w:t>
      </w:r>
      <w:r>
        <w:rPr>
          <w:rFonts w:ascii="Arial" w:hAnsi="Arial" w:cs="Arial"/>
          <w:color w:val="33CC00"/>
          <w:sz w:val="19"/>
          <w:szCs w:val="19"/>
        </w:rPr>
        <w:t xml:space="preserve"> 590? </w:t>
      </w:r>
      <w:r>
        <w:rPr>
          <w:rFonts w:ascii="Arial" w:hAnsi="Arial" w:cs="Arial"/>
          <w:color w:val="33CC00"/>
          <w:sz w:val="19"/>
          <w:szCs w:val="19"/>
        </w:rPr>
        <w:t>에서</w:t>
      </w:r>
      <w:r>
        <w:rPr>
          <w:rFonts w:ascii="Arial" w:hAnsi="Arial" w:cs="Arial"/>
          <w:color w:val="33CC00"/>
          <w:sz w:val="19"/>
          <w:szCs w:val="19"/>
        </w:rPr>
        <w:t xml:space="preserve"> ? </w:t>
      </w:r>
      <w:r>
        <w:rPr>
          <w:rFonts w:ascii="Arial" w:hAnsi="Arial" w:cs="Arial"/>
          <w:color w:val="33CC00"/>
          <w:sz w:val="19"/>
          <w:szCs w:val="19"/>
        </w:rPr>
        <w:t>포트번호가</w:t>
      </w:r>
      <w:r>
        <w:rPr>
          <w:rFonts w:ascii="Arial" w:hAnsi="Arial" w:cs="Arial"/>
          <w:color w:val="33CC00"/>
          <w:sz w:val="19"/>
          <w:szCs w:val="19"/>
        </w:rPr>
        <w:t xml:space="preserve"> </w:t>
      </w:r>
      <w:r>
        <w:rPr>
          <w:rFonts w:ascii="Arial" w:hAnsi="Arial" w:cs="Arial"/>
          <w:color w:val="33CC00"/>
          <w:sz w:val="19"/>
          <w:szCs w:val="19"/>
        </w:rPr>
        <w:t>된다</w:t>
      </w:r>
      <w:r>
        <w:rPr>
          <w:rFonts w:ascii="Arial" w:hAnsi="Arial" w:cs="Arial"/>
          <w:color w:val="33CC00"/>
          <w:sz w:val="19"/>
          <w:szCs w:val="19"/>
        </w:rPr>
        <w:t>.</w:t>
      </w:r>
      <w:r>
        <w:rPr>
          <w:rFonts w:ascii="Arial" w:hAnsi="Arial" w:cs="Arial"/>
          <w:color w:val="33CC00"/>
          <w:sz w:val="19"/>
          <w:szCs w:val="19"/>
        </w:rPr>
        <w:br/>
        <w:t>VNCSERVERARGS[NUM1]="-geometry SCREEN_RESOLUTION"</w:t>
      </w:r>
      <w:r>
        <w:rPr>
          <w:rFonts w:ascii="Arial" w:hAnsi="Arial" w:cs="Arial"/>
          <w:color w:val="33CC00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위와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같은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형식으로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정보를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입력해주면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예</w:t>
      </w:r>
      <w:r>
        <w:rPr>
          <w:rFonts w:ascii="Arial" w:hAnsi="Arial" w:cs="Arial"/>
          <w:color w:val="999999"/>
          <w:sz w:val="19"/>
          <w:szCs w:val="19"/>
        </w:rPr>
        <w:t>)</w:t>
      </w:r>
      <w:r>
        <w:rPr>
          <w:rFonts w:ascii="Arial" w:hAnsi="Arial" w:cs="Arial"/>
          <w:color w:val="999999"/>
          <w:sz w:val="19"/>
          <w:szCs w:val="19"/>
        </w:rPr>
        <w:br/>
        <w:t>VNCSERVERS="1:root 2:windsong 3:zenadoo"</w:t>
      </w:r>
      <w:r>
        <w:rPr>
          <w:rFonts w:ascii="Arial" w:hAnsi="Arial" w:cs="Arial"/>
          <w:color w:val="999999"/>
          <w:sz w:val="19"/>
          <w:szCs w:val="19"/>
        </w:rPr>
        <w:br/>
        <w:t>VNCSERVERARGS[1]="-geometry 1280x960"</w:t>
      </w:r>
      <w:r>
        <w:rPr>
          <w:rFonts w:ascii="Arial" w:hAnsi="Arial" w:cs="Arial"/>
          <w:color w:val="999999"/>
          <w:sz w:val="19"/>
          <w:szCs w:val="19"/>
        </w:rPr>
        <w:br/>
        <w:t>VNCSERVERARGS[2]="-geometry 1024x768"</w:t>
      </w:r>
      <w:r>
        <w:rPr>
          <w:rFonts w:ascii="Arial" w:hAnsi="Arial" w:cs="Arial"/>
          <w:color w:val="999999"/>
          <w:sz w:val="19"/>
          <w:szCs w:val="19"/>
        </w:rPr>
        <w:br/>
        <w:t>VNCSERVERARGS[3]="-geometry 800x600"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다음으로</w:t>
      </w:r>
      <w:r>
        <w:rPr>
          <w:rFonts w:ascii="Arial" w:hAnsi="Arial" w:cs="Arial"/>
          <w:color w:val="999999"/>
          <w:sz w:val="19"/>
          <w:szCs w:val="19"/>
        </w:rPr>
        <w:t xml:space="preserve">,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홈디렉토리에서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아래와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같은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작업을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수행한다</w:t>
      </w:r>
      <w:r>
        <w:rPr>
          <w:rFonts w:ascii="Arial" w:hAnsi="Arial" w:cs="Arial"/>
          <w:color w:val="999999"/>
          <w:sz w:val="19"/>
          <w:szCs w:val="19"/>
        </w:rPr>
        <w:t xml:space="preserve">. </w:t>
      </w:r>
      <w:r>
        <w:rPr>
          <w:rFonts w:ascii="Arial" w:hAnsi="Arial" w:cs="Arial"/>
          <w:color w:val="999999"/>
          <w:sz w:val="19"/>
          <w:szCs w:val="19"/>
        </w:rPr>
        <w:t>이는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계정별</w:t>
      </w:r>
      <w:r>
        <w:rPr>
          <w:rFonts w:ascii="Arial" w:hAnsi="Arial" w:cs="Arial"/>
          <w:color w:val="999999"/>
          <w:sz w:val="19"/>
          <w:szCs w:val="19"/>
        </w:rPr>
        <w:t xml:space="preserve"> vnc </w:t>
      </w:r>
      <w:r>
        <w:rPr>
          <w:rFonts w:ascii="Arial" w:hAnsi="Arial" w:cs="Arial"/>
          <w:color w:val="999999"/>
          <w:sz w:val="19"/>
          <w:szCs w:val="19"/>
        </w:rPr>
        <w:t>관련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환경설정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및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접속시의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패스워드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설정이다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t xml:space="preserve">#cd ~ //home </w:t>
      </w:r>
      <w:r>
        <w:rPr>
          <w:rFonts w:ascii="Arial" w:hAnsi="Arial" w:cs="Arial"/>
          <w:color w:val="33CC00"/>
          <w:sz w:val="19"/>
          <w:szCs w:val="19"/>
        </w:rPr>
        <w:t>디렉토리로</w:t>
      </w:r>
      <w:r>
        <w:rPr>
          <w:rFonts w:ascii="Arial" w:hAnsi="Arial" w:cs="Arial"/>
          <w:color w:val="33CC00"/>
          <w:sz w:val="19"/>
          <w:szCs w:val="19"/>
        </w:rPr>
        <w:t xml:space="preserve"> </w:t>
      </w:r>
      <w:r>
        <w:rPr>
          <w:rFonts w:ascii="Arial" w:hAnsi="Arial" w:cs="Arial"/>
          <w:color w:val="33CC00"/>
          <w:sz w:val="19"/>
          <w:szCs w:val="19"/>
        </w:rPr>
        <w:t>이동</w:t>
      </w:r>
      <w:r>
        <w:rPr>
          <w:rFonts w:ascii="Arial" w:hAnsi="Arial" w:cs="Arial"/>
          <w:color w:val="33CC00"/>
          <w:sz w:val="19"/>
          <w:szCs w:val="19"/>
        </w:rPr>
        <w:br/>
        <w:t xml:space="preserve">#mkdir .vnc //.vnc </w:t>
      </w:r>
      <w:r>
        <w:rPr>
          <w:rFonts w:ascii="Arial" w:hAnsi="Arial" w:cs="Arial"/>
          <w:color w:val="33CC00"/>
          <w:sz w:val="19"/>
          <w:szCs w:val="19"/>
        </w:rPr>
        <w:t>디렉토리</w:t>
      </w:r>
      <w:r>
        <w:rPr>
          <w:rFonts w:ascii="Arial" w:hAnsi="Arial" w:cs="Arial"/>
          <w:color w:val="33CC00"/>
          <w:sz w:val="19"/>
          <w:szCs w:val="19"/>
        </w:rPr>
        <w:t xml:space="preserve"> </w:t>
      </w:r>
      <w:r>
        <w:rPr>
          <w:rFonts w:ascii="Arial" w:hAnsi="Arial" w:cs="Arial"/>
          <w:color w:val="33CC00"/>
          <w:sz w:val="19"/>
          <w:szCs w:val="19"/>
        </w:rPr>
        <w:t>생성</w:t>
      </w:r>
      <w:r>
        <w:rPr>
          <w:rFonts w:ascii="Arial" w:hAnsi="Arial" w:cs="Arial"/>
          <w:color w:val="33CC00"/>
          <w:sz w:val="19"/>
          <w:szCs w:val="19"/>
        </w:rPr>
        <w:br/>
        <w:t xml:space="preserve">#cd .vnc //.vnc </w:t>
      </w:r>
      <w:r>
        <w:rPr>
          <w:rFonts w:ascii="Arial" w:hAnsi="Arial" w:cs="Arial"/>
          <w:color w:val="33CC00"/>
          <w:sz w:val="19"/>
          <w:szCs w:val="19"/>
        </w:rPr>
        <w:t>열기</w:t>
      </w:r>
      <w:r>
        <w:rPr>
          <w:rFonts w:ascii="Arial" w:hAnsi="Arial" w:cs="Arial"/>
          <w:color w:val="33CC00"/>
          <w:sz w:val="19"/>
          <w:szCs w:val="19"/>
        </w:rPr>
        <w:br/>
        <w:t xml:space="preserve">#vncpasswd //vnc </w:t>
      </w:r>
      <w:r>
        <w:rPr>
          <w:rFonts w:ascii="Arial" w:hAnsi="Arial" w:cs="Arial"/>
          <w:color w:val="33CC00"/>
          <w:sz w:val="19"/>
          <w:szCs w:val="19"/>
        </w:rPr>
        <w:t>서버</w:t>
      </w:r>
      <w:r>
        <w:rPr>
          <w:rFonts w:ascii="Arial" w:hAnsi="Arial" w:cs="Arial"/>
          <w:color w:val="33CC00"/>
          <w:sz w:val="19"/>
          <w:szCs w:val="19"/>
        </w:rPr>
        <w:t xml:space="preserve"> </w:t>
      </w:r>
      <w:r>
        <w:rPr>
          <w:rFonts w:ascii="Arial" w:hAnsi="Arial" w:cs="Arial"/>
          <w:color w:val="33CC00"/>
          <w:sz w:val="19"/>
          <w:szCs w:val="19"/>
        </w:rPr>
        <w:t>암호</w:t>
      </w:r>
      <w:r>
        <w:rPr>
          <w:rFonts w:ascii="Arial" w:hAnsi="Arial" w:cs="Arial"/>
          <w:color w:val="33CC00"/>
          <w:sz w:val="19"/>
          <w:szCs w:val="19"/>
        </w:rPr>
        <w:t xml:space="preserve"> </w:t>
      </w:r>
      <w:r>
        <w:rPr>
          <w:rFonts w:ascii="Arial" w:hAnsi="Arial" w:cs="Arial"/>
          <w:color w:val="33CC00"/>
          <w:sz w:val="19"/>
          <w:szCs w:val="19"/>
        </w:rPr>
        <w:t>설정</w:t>
      </w:r>
      <w:r>
        <w:rPr>
          <w:rFonts w:ascii="Arial" w:hAnsi="Arial" w:cs="Arial"/>
          <w:color w:val="33CC00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이때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주의할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점은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환경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구성인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경우이므로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생성하는</w:t>
      </w:r>
      <w:r>
        <w:rPr>
          <w:rFonts w:ascii="Arial" w:hAnsi="Arial" w:cs="Arial"/>
          <w:color w:val="999999"/>
          <w:sz w:val="19"/>
          <w:szCs w:val="19"/>
        </w:rPr>
        <w:t xml:space="preserve"> .vnc </w:t>
      </w:r>
      <w:r>
        <w:rPr>
          <w:rFonts w:ascii="Arial" w:hAnsi="Arial" w:cs="Arial"/>
          <w:color w:val="999999"/>
          <w:sz w:val="19"/>
          <w:szCs w:val="19"/>
        </w:rPr>
        <w:t>디렉토리에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접근이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가능해야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t>관리자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권한</w:t>
      </w:r>
      <w:r>
        <w:rPr>
          <w:rFonts w:ascii="Arial" w:hAnsi="Arial" w:cs="Arial"/>
          <w:color w:val="999999"/>
          <w:sz w:val="19"/>
          <w:szCs w:val="19"/>
        </w:rPr>
        <w:t>(root)</w:t>
      </w:r>
      <w:r>
        <w:rPr>
          <w:rFonts w:ascii="Arial" w:hAnsi="Arial" w:cs="Arial"/>
          <w:color w:val="999999"/>
          <w:sz w:val="19"/>
          <w:szCs w:val="19"/>
        </w:rPr>
        <w:t>으로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일반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설정을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진행한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경우</w:t>
      </w:r>
      <w:r>
        <w:rPr>
          <w:rFonts w:ascii="Arial" w:hAnsi="Arial" w:cs="Arial"/>
          <w:color w:val="999999"/>
          <w:sz w:val="19"/>
          <w:szCs w:val="19"/>
        </w:rPr>
        <w:t xml:space="preserve">, </w:t>
      </w:r>
      <w:r>
        <w:rPr>
          <w:rFonts w:ascii="Arial" w:hAnsi="Arial" w:cs="Arial"/>
          <w:color w:val="999999"/>
          <w:sz w:val="19"/>
          <w:szCs w:val="19"/>
        </w:rPr>
        <w:t>계정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사용자가</w:t>
      </w:r>
      <w:r>
        <w:rPr>
          <w:rFonts w:ascii="Arial" w:hAnsi="Arial" w:cs="Arial"/>
          <w:color w:val="999999"/>
          <w:sz w:val="19"/>
          <w:szCs w:val="19"/>
        </w:rPr>
        <w:t xml:space="preserve"> .vnc </w:t>
      </w:r>
      <w:r>
        <w:rPr>
          <w:rFonts w:ascii="Arial" w:hAnsi="Arial" w:cs="Arial"/>
          <w:color w:val="999999"/>
          <w:sz w:val="19"/>
          <w:szCs w:val="19"/>
        </w:rPr>
        <w:t>디렉토리에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접근할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없게되어</w:t>
      </w:r>
      <w:r>
        <w:rPr>
          <w:rFonts w:ascii="Arial" w:hAnsi="Arial" w:cs="Arial"/>
          <w:color w:val="999999"/>
          <w:sz w:val="19"/>
          <w:szCs w:val="19"/>
        </w:rPr>
        <w:t xml:space="preserve">vncserver </w:t>
      </w:r>
      <w:r>
        <w:rPr>
          <w:rFonts w:ascii="Arial" w:hAnsi="Arial" w:cs="Arial"/>
          <w:color w:val="999999"/>
          <w:sz w:val="19"/>
          <w:szCs w:val="19"/>
        </w:rPr>
        <w:t>사용이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불가능해진다</w:t>
      </w:r>
      <w:r>
        <w:rPr>
          <w:rFonts w:ascii="Arial" w:hAnsi="Arial" w:cs="Arial"/>
          <w:color w:val="999999"/>
          <w:sz w:val="19"/>
          <w:szCs w:val="19"/>
        </w:rPr>
        <w:t xml:space="preserve">. </w:t>
      </w:r>
      <w:r>
        <w:rPr>
          <w:rFonts w:ascii="Arial" w:hAnsi="Arial" w:cs="Arial"/>
          <w:color w:val="999999"/>
          <w:sz w:val="19"/>
          <w:szCs w:val="19"/>
        </w:rPr>
        <w:t>따라서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환경구성시에는</w:t>
      </w:r>
      <w:r>
        <w:rPr>
          <w:rStyle w:val="apple-converted-space"/>
          <w:rFonts w:ascii="Arial" w:hAnsi="Arial" w:cs="Arial"/>
          <w:color w:val="999999"/>
          <w:sz w:val="19"/>
          <w:szCs w:val="19"/>
        </w:rPr>
        <w:t> </w:t>
      </w:r>
      <w:r>
        <w:rPr>
          <w:rFonts w:ascii="Arial" w:hAnsi="Arial" w:cs="Arial"/>
          <w:b/>
          <w:bCs/>
          <w:color w:val="C0C0C0"/>
          <w:sz w:val="19"/>
          <w:szCs w:val="19"/>
        </w:rPr>
        <w:t>계정</w:t>
      </w:r>
      <w:r>
        <w:rPr>
          <w:rFonts w:ascii="Arial" w:hAnsi="Arial" w:cs="Arial"/>
          <w:b/>
          <w:bCs/>
          <w:color w:val="C0C0C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C0C0C0"/>
          <w:sz w:val="19"/>
          <w:szCs w:val="19"/>
        </w:rPr>
        <w:t>사용자로</w:t>
      </w:r>
      <w:r>
        <w:rPr>
          <w:rFonts w:ascii="Arial" w:hAnsi="Arial" w:cs="Arial"/>
          <w:b/>
          <w:bCs/>
          <w:color w:val="C0C0C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C0C0C0"/>
          <w:sz w:val="19"/>
          <w:szCs w:val="19"/>
        </w:rPr>
        <w:t>전환해서</w:t>
      </w:r>
      <w:r>
        <w:rPr>
          <w:rFonts w:ascii="Arial" w:hAnsi="Arial" w:cs="Arial"/>
          <w:b/>
          <w:bCs/>
          <w:color w:val="C0C0C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C0C0C0"/>
          <w:sz w:val="19"/>
          <w:szCs w:val="19"/>
        </w:rPr>
        <w:t>진행</w:t>
      </w:r>
      <w:r>
        <w:rPr>
          <w:rFonts w:ascii="Arial" w:hAnsi="Arial" w:cs="Arial"/>
          <w:color w:val="999999"/>
          <w:sz w:val="19"/>
          <w:szCs w:val="19"/>
        </w:rPr>
        <w:t>해야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  <w:t xml:space="preserve">vnc </w:t>
      </w:r>
      <w:r>
        <w:rPr>
          <w:rFonts w:ascii="Arial" w:hAnsi="Arial" w:cs="Arial"/>
          <w:color w:val="999999"/>
          <w:sz w:val="19"/>
          <w:szCs w:val="19"/>
        </w:rPr>
        <w:t>패스워드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지정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다시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관리자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권한으로</w:t>
      </w:r>
      <w:r>
        <w:rPr>
          <w:rFonts w:ascii="Arial" w:hAnsi="Arial" w:cs="Arial"/>
          <w:color w:val="999999"/>
          <w:sz w:val="19"/>
          <w:szCs w:val="19"/>
        </w:rPr>
        <w:t xml:space="preserve"> vncserver </w:t>
      </w:r>
      <w:r>
        <w:rPr>
          <w:rFonts w:ascii="Arial" w:hAnsi="Arial" w:cs="Arial"/>
          <w:color w:val="999999"/>
          <w:sz w:val="19"/>
          <w:szCs w:val="19"/>
        </w:rPr>
        <w:t>서비스를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시작하도록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t>#service vncserver start</w:t>
      </w:r>
      <w:r>
        <w:rPr>
          <w:rFonts w:ascii="Arial" w:hAnsi="Arial" w:cs="Arial"/>
          <w:color w:val="33CC00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또는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t>#/sbin/service vncserver start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마지막으로</w:t>
      </w:r>
      <w:r>
        <w:rPr>
          <w:rFonts w:ascii="Arial" w:hAnsi="Arial" w:cs="Arial"/>
          <w:color w:val="999999"/>
          <w:sz w:val="19"/>
          <w:szCs w:val="19"/>
        </w:rPr>
        <w:t xml:space="preserve"> vnc</w:t>
      </w:r>
      <w:r>
        <w:rPr>
          <w:rFonts w:ascii="Arial" w:hAnsi="Arial" w:cs="Arial"/>
          <w:color w:val="999999"/>
          <w:sz w:val="19"/>
          <w:szCs w:val="19"/>
        </w:rPr>
        <w:t>에서</w:t>
      </w:r>
      <w:r>
        <w:rPr>
          <w:rFonts w:ascii="Arial" w:hAnsi="Arial" w:cs="Arial"/>
          <w:color w:val="999999"/>
          <w:sz w:val="19"/>
          <w:szCs w:val="19"/>
        </w:rPr>
        <w:t xml:space="preserve"> xterminal GUI </w:t>
      </w:r>
      <w:r>
        <w:rPr>
          <w:rFonts w:ascii="Arial" w:hAnsi="Arial" w:cs="Arial"/>
          <w:color w:val="999999"/>
          <w:sz w:val="19"/>
          <w:szCs w:val="19"/>
        </w:rPr>
        <w:t>환경을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사용하기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위해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각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홈디렉토리에서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다음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파일의</w:t>
      </w:r>
      <w:r>
        <w:rPr>
          <w:rFonts w:ascii="Arial" w:hAnsi="Arial" w:cs="Arial"/>
          <w:color w:val="999999"/>
          <w:sz w:val="19"/>
          <w:szCs w:val="19"/>
        </w:rPr>
        <w:t xml:space="preserve"> 2</w:t>
      </w:r>
      <w:r>
        <w:rPr>
          <w:rFonts w:ascii="Arial" w:hAnsi="Arial" w:cs="Arial"/>
          <w:color w:val="999999"/>
          <w:sz w:val="19"/>
          <w:szCs w:val="19"/>
        </w:rPr>
        <w:t>라인을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활성화한다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lastRenderedPageBreak/>
        <w:t>#vi /home/.vnc/xstartup</w:t>
      </w:r>
      <w:r>
        <w:rPr>
          <w:rFonts w:ascii="Arial" w:hAnsi="Arial" w:cs="Arial"/>
          <w:color w:val="33CC00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CC0000"/>
          <w:sz w:val="19"/>
          <w:szCs w:val="19"/>
        </w:rPr>
        <w:t>unset SESSION_MANAGER</w:t>
      </w:r>
      <w:r>
        <w:rPr>
          <w:rFonts w:ascii="Arial" w:hAnsi="Arial" w:cs="Arial"/>
          <w:color w:val="CC0000"/>
          <w:sz w:val="19"/>
          <w:szCs w:val="19"/>
        </w:rPr>
        <w:br/>
        <w:t>exec /etc/x11/xinit/xinitrc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  <w:t>--&gt; 2</w:t>
      </w:r>
      <w:r>
        <w:rPr>
          <w:rFonts w:ascii="Arial" w:hAnsi="Arial" w:cs="Arial"/>
          <w:color w:val="999999"/>
          <w:sz w:val="19"/>
          <w:szCs w:val="19"/>
        </w:rPr>
        <w:t>라인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앞의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주석문</w:t>
      </w:r>
      <w:r>
        <w:rPr>
          <w:rFonts w:ascii="Arial" w:hAnsi="Arial" w:cs="Arial"/>
          <w:color w:val="999999"/>
          <w:sz w:val="19"/>
          <w:szCs w:val="19"/>
        </w:rPr>
        <w:t xml:space="preserve">(#) </w:t>
      </w:r>
      <w:r>
        <w:rPr>
          <w:rFonts w:ascii="Arial" w:hAnsi="Arial" w:cs="Arial"/>
          <w:color w:val="999999"/>
          <w:sz w:val="19"/>
          <w:szCs w:val="19"/>
        </w:rPr>
        <w:t>제거하고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저장한다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C0C0C0"/>
          <w:sz w:val="19"/>
          <w:szCs w:val="19"/>
        </w:rPr>
        <w:t>이래야</w:t>
      </w:r>
      <w:r>
        <w:rPr>
          <w:rFonts w:ascii="Arial" w:hAnsi="Arial" w:cs="Arial"/>
          <w:color w:val="C0C0C0"/>
          <w:sz w:val="19"/>
          <w:szCs w:val="19"/>
        </w:rPr>
        <w:t xml:space="preserve"> GUI</w:t>
      </w:r>
      <w:r>
        <w:rPr>
          <w:rFonts w:ascii="Arial" w:hAnsi="Arial" w:cs="Arial"/>
          <w:color w:val="C0C0C0"/>
          <w:sz w:val="19"/>
          <w:szCs w:val="19"/>
        </w:rPr>
        <w:t>를</w:t>
      </w:r>
      <w:r>
        <w:rPr>
          <w:rFonts w:ascii="Arial" w:hAnsi="Arial" w:cs="Arial"/>
          <w:color w:val="C0C0C0"/>
          <w:sz w:val="19"/>
          <w:szCs w:val="19"/>
        </w:rPr>
        <w:t xml:space="preserve"> </w:t>
      </w:r>
      <w:r>
        <w:rPr>
          <w:rFonts w:ascii="Arial" w:hAnsi="Arial" w:cs="Arial"/>
          <w:color w:val="C0C0C0"/>
          <w:sz w:val="19"/>
          <w:szCs w:val="19"/>
        </w:rPr>
        <w:t>사용하여</w:t>
      </w:r>
      <w:r>
        <w:rPr>
          <w:rFonts w:ascii="Arial" w:hAnsi="Arial" w:cs="Arial"/>
          <w:color w:val="C0C0C0"/>
          <w:sz w:val="19"/>
          <w:szCs w:val="19"/>
        </w:rPr>
        <w:t xml:space="preserve">, </w:t>
      </w:r>
      <w:r>
        <w:rPr>
          <w:rFonts w:ascii="Arial" w:hAnsi="Arial" w:cs="Arial"/>
          <w:color w:val="C0C0C0"/>
          <w:sz w:val="19"/>
          <w:szCs w:val="19"/>
        </w:rPr>
        <w:t>바탕화면이</w:t>
      </w:r>
      <w:r>
        <w:rPr>
          <w:rFonts w:ascii="Arial" w:hAnsi="Arial" w:cs="Arial"/>
          <w:color w:val="C0C0C0"/>
          <w:sz w:val="19"/>
          <w:szCs w:val="19"/>
        </w:rPr>
        <w:t xml:space="preserve"> </w:t>
      </w:r>
      <w:r>
        <w:rPr>
          <w:rFonts w:ascii="Arial" w:hAnsi="Arial" w:cs="Arial"/>
          <w:color w:val="C0C0C0"/>
          <w:sz w:val="19"/>
          <w:szCs w:val="19"/>
        </w:rPr>
        <w:t>뜬다</w:t>
      </w:r>
      <w:r>
        <w:rPr>
          <w:rFonts w:ascii="Arial" w:hAnsi="Arial" w:cs="Arial"/>
          <w:color w:val="C0C0C0"/>
          <w:sz w:val="19"/>
          <w:szCs w:val="19"/>
        </w:rPr>
        <w:t xml:space="preserve">. </w:t>
      </w:r>
      <w:r>
        <w:rPr>
          <w:rFonts w:ascii="Arial" w:hAnsi="Arial" w:cs="Arial"/>
          <w:color w:val="C0C0C0"/>
          <w:sz w:val="19"/>
          <w:szCs w:val="19"/>
        </w:rPr>
        <w:t>안</w:t>
      </w:r>
      <w:r>
        <w:rPr>
          <w:rFonts w:ascii="Arial" w:hAnsi="Arial" w:cs="Arial"/>
          <w:color w:val="C0C0C0"/>
          <w:sz w:val="19"/>
          <w:szCs w:val="19"/>
        </w:rPr>
        <w:t xml:space="preserve"> </w:t>
      </w:r>
      <w:r>
        <w:rPr>
          <w:rFonts w:ascii="Arial" w:hAnsi="Arial" w:cs="Arial"/>
          <w:color w:val="C0C0C0"/>
          <w:sz w:val="19"/>
          <w:szCs w:val="19"/>
        </w:rPr>
        <w:t>할경우</w:t>
      </w:r>
      <w:r>
        <w:rPr>
          <w:rFonts w:ascii="Arial" w:hAnsi="Arial" w:cs="Arial"/>
          <w:color w:val="C0C0C0"/>
          <w:sz w:val="19"/>
          <w:szCs w:val="19"/>
        </w:rPr>
        <w:t xml:space="preserve"> Terminal</w:t>
      </w:r>
      <w:r>
        <w:rPr>
          <w:rFonts w:ascii="Arial" w:hAnsi="Arial" w:cs="Arial"/>
          <w:color w:val="C0C0C0"/>
          <w:sz w:val="19"/>
          <w:szCs w:val="19"/>
        </w:rPr>
        <w:t>만</w:t>
      </w:r>
      <w:r>
        <w:rPr>
          <w:rFonts w:ascii="Arial" w:hAnsi="Arial" w:cs="Arial"/>
          <w:color w:val="C0C0C0"/>
          <w:sz w:val="19"/>
          <w:szCs w:val="19"/>
        </w:rPr>
        <w:t xml:space="preserve"> </w:t>
      </w:r>
      <w:r>
        <w:rPr>
          <w:rFonts w:ascii="Arial" w:hAnsi="Arial" w:cs="Arial"/>
          <w:color w:val="C0C0C0"/>
          <w:sz w:val="19"/>
          <w:szCs w:val="19"/>
        </w:rPr>
        <w:t>접속이</w:t>
      </w:r>
      <w:r>
        <w:rPr>
          <w:rFonts w:ascii="Arial" w:hAnsi="Arial" w:cs="Arial"/>
          <w:color w:val="C0C0C0"/>
          <w:sz w:val="19"/>
          <w:szCs w:val="19"/>
        </w:rPr>
        <w:t xml:space="preserve"> </w:t>
      </w:r>
      <w:r>
        <w:rPr>
          <w:rFonts w:ascii="Arial" w:hAnsi="Arial" w:cs="Arial"/>
          <w:color w:val="C0C0C0"/>
          <w:sz w:val="19"/>
          <w:szCs w:val="19"/>
        </w:rPr>
        <w:t>된다</w:t>
      </w:r>
      <w:r>
        <w:rPr>
          <w:rFonts w:ascii="Arial" w:hAnsi="Arial" w:cs="Arial"/>
          <w:color w:val="C0C0C0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이제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모든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설정이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끝났다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  <w:t xml:space="preserve">vncserver </w:t>
      </w:r>
      <w:r>
        <w:rPr>
          <w:rFonts w:ascii="Arial" w:hAnsi="Arial" w:cs="Arial"/>
          <w:color w:val="999999"/>
          <w:sz w:val="19"/>
          <w:szCs w:val="19"/>
        </w:rPr>
        <w:t>서비스를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재시작한다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33CC00"/>
          <w:sz w:val="19"/>
          <w:szCs w:val="19"/>
        </w:rPr>
        <w:t>#service vncserver restart</w:t>
      </w:r>
      <w:r>
        <w:rPr>
          <w:rFonts w:ascii="Arial" w:hAnsi="Arial" w:cs="Arial"/>
          <w:color w:val="33CC00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윈도우에서</w:t>
      </w:r>
      <w:r>
        <w:rPr>
          <w:rFonts w:ascii="Arial" w:hAnsi="Arial" w:cs="Arial"/>
          <w:color w:val="999999"/>
          <w:sz w:val="19"/>
          <w:szCs w:val="19"/>
        </w:rPr>
        <w:t xml:space="preserve"> vnc viewer</w:t>
      </w:r>
      <w:r>
        <w:rPr>
          <w:rFonts w:ascii="Arial" w:hAnsi="Arial" w:cs="Arial"/>
          <w:color w:val="999999"/>
          <w:sz w:val="19"/>
          <w:szCs w:val="19"/>
        </w:rPr>
        <w:t>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리눅스에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접속해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사용하기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위해서는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접속용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프로그램이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필요하다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  <w:t xml:space="preserve">RealVNC, Ultra VNC, </w:t>
      </w:r>
      <w:r>
        <w:rPr>
          <w:rFonts w:ascii="Arial" w:hAnsi="Arial" w:cs="Arial"/>
          <w:color w:val="999999"/>
          <w:sz w:val="19"/>
          <w:szCs w:val="19"/>
        </w:rPr>
        <w:t>기호에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맞게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아무거나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사용하면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된다</w:t>
      </w:r>
      <w:r>
        <w:rPr>
          <w:rFonts w:ascii="Arial" w:hAnsi="Arial" w:cs="Arial"/>
          <w:color w:val="999999"/>
          <w:sz w:val="19"/>
          <w:szCs w:val="19"/>
        </w:rPr>
        <w:t>.</w:t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리눅스에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접속하기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위해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서버의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어드레스</w:t>
      </w:r>
      <w:r>
        <w:rPr>
          <w:rFonts w:ascii="Arial" w:hAnsi="Arial" w:cs="Arial"/>
          <w:color w:val="999999"/>
          <w:sz w:val="19"/>
          <w:szCs w:val="19"/>
        </w:rPr>
        <w:t xml:space="preserve">, </w:t>
      </w:r>
      <w:r>
        <w:rPr>
          <w:rFonts w:ascii="Arial" w:hAnsi="Arial" w:cs="Arial"/>
          <w:color w:val="999999"/>
          <w:sz w:val="19"/>
          <w:szCs w:val="19"/>
        </w:rPr>
        <w:t>환경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구성시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설정한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계정별</w:t>
      </w:r>
      <w:r>
        <w:rPr>
          <w:rFonts w:ascii="Arial" w:hAnsi="Arial" w:cs="Arial"/>
          <w:color w:val="999999"/>
          <w:sz w:val="19"/>
          <w:szCs w:val="19"/>
        </w:rPr>
        <w:t xml:space="preserve"> xterminal </w:t>
      </w:r>
      <w:r>
        <w:rPr>
          <w:rFonts w:ascii="Arial" w:hAnsi="Arial" w:cs="Arial"/>
          <w:color w:val="999999"/>
          <w:sz w:val="19"/>
          <w:szCs w:val="19"/>
        </w:rPr>
        <w:t>식별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번호</w:t>
      </w:r>
      <w:r>
        <w:rPr>
          <w:rFonts w:ascii="Arial" w:hAnsi="Arial" w:cs="Arial"/>
          <w:color w:val="999999"/>
          <w:sz w:val="19"/>
          <w:szCs w:val="19"/>
        </w:rPr>
        <w:t xml:space="preserve">, vnc </w:t>
      </w:r>
      <w:r>
        <w:rPr>
          <w:rFonts w:ascii="Arial" w:hAnsi="Arial" w:cs="Arial"/>
          <w:color w:val="999999"/>
          <w:sz w:val="19"/>
          <w:szCs w:val="19"/>
        </w:rPr>
        <w:t>접속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패스워드가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필요하다</w:t>
      </w:r>
      <w:r>
        <w:rPr>
          <w:rFonts w:ascii="Arial" w:hAnsi="Arial" w:cs="Arial"/>
          <w:color w:val="999999"/>
          <w:sz w:val="19"/>
          <w:szCs w:val="19"/>
        </w:rPr>
        <w:t>.</w:t>
      </w:r>
    </w:p>
    <w:p w:rsidR="00FE019D" w:rsidRDefault="00FE019D" w:rsidP="00FE019D">
      <w:pPr>
        <w:spacing w:line="294" w:lineRule="atLeast"/>
        <w:ind w:firstLine="155"/>
        <w:jc w:val="center"/>
        <w:rPr>
          <w:rFonts w:ascii="Arial" w:hAnsi="Arial" w:cs="Arial"/>
          <w:color w:val="999999"/>
          <w:sz w:val="19"/>
          <w:szCs w:val="19"/>
        </w:rPr>
      </w:pPr>
      <w:r>
        <w:rPr>
          <w:rFonts w:ascii="Arial" w:hAnsi="Arial" w:cs="Arial"/>
          <w:noProof/>
          <w:color w:val="999999"/>
          <w:sz w:val="19"/>
          <w:szCs w:val="19"/>
        </w:rPr>
        <w:drawing>
          <wp:inline distT="0" distB="0" distL="0" distR="0">
            <wp:extent cx="3510280" cy="1140460"/>
            <wp:effectExtent l="19050" t="0" r="0" b="0"/>
            <wp:docPr id="5" name="그림 1" descr="http://pds11.egloos.com/pds/200811/25/46/f0083546_492b863e5d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s11.egloos.com/pds/200811/25/46/f0083546_492b863e5d97b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19D" w:rsidRDefault="00FE019D" w:rsidP="00FE019D">
      <w:pPr>
        <w:spacing w:line="294" w:lineRule="atLeast"/>
        <w:ind w:firstLine="155"/>
        <w:jc w:val="left"/>
        <w:rPr>
          <w:rFonts w:ascii="Arial" w:hAnsi="Arial" w:cs="Arial"/>
          <w:color w:val="999999"/>
          <w:sz w:val="19"/>
          <w:szCs w:val="19"/>
        </w:rPr>
      </w:pPr>
      <w:r>
        <w:rPr>
          <w:rFonts w:ascii="Arial" w:hAnsi="Arial" w:cs="Arial"/>
          <w:color w:val="999999"/>
          <w:sz w:val="19"/>
          <w:szCs w:val="19"/>
        </w:rPr>
        <w:br/>
      </w:r>
      <w:r>
        <w:rPr>
          <w:rFonts w:ascii="Arial" w:hAnsi="Arial" w:cs="Arial"/>
          <w:color w:val="999999"/>
          <w:sz w:val="19"/>
          <w:szCs w:val="19"/>
        </w:rPr>
        <w:t>형식으로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서버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정보를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입력하고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연결</w:t>
      </w:r>
      <w:r>
        <w:rPr>
          <w:rFonts w:ascii="Arial" w:hAnsi="Arial" w:cs="Arial"/>
          <w:color w:val="999999"/>
          <w:sz w:val="19"/>
          <w:szCs w:val="19"/>
        </w:rPr>
        <w:t xml:space="preserve">, VNC </w:t>
      </w:r>
      <w:r>
        <w:rPr>
          <w:rFonts w:ascii="Arial" w:hAnsi="Arial" w:cs="Arial"/>
          <w:color w:val="999999"/>
          <w:sz w:val="19"/>
          <w:szCs w:val="19"/>
        </w:rPr>
        <w:t>접속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패스워드로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연결한다</w:t>
      </w:r>
      <w:r>
        <w:rPr>
          <w:rFonts w:ascii="Arial" w:hAnsi="Arial" w:cs="Arial"/>
          <w:color w:val="999999"/>
          <w:sz w:val="19"/>
          <w:szCs w:val="19"/>
        </w:rPr>
        <w:t xml:space="preserve">. </w:t>
      </w:r>
      <w:r>
        <w:rPr>
          <w:rFonts w:ascii="Arial" w:hAnsi="Arial" w:cs="Arial"/>
          <w:color w:val="999999"/>
          <w:sz w:val="19"/>
          <w:szCs w:val="19"/>
        </w:rPr>
        <w:t>경우에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따라</w:t>
      </w:r>
      <w:r>
        <w:rPr>
          <w:rFonts w:ascii="Arial" w:hAnsi="Arial" w:cs="Arial"/>
          <w:color w:val="999999"/>
          <w:sz w:val="19"/>
          <w:szCs w:val="19"/>
        </w:rPr>
        <w:t xml:space="preserve"> vnc </w:t>
      </w:r>
      <w:r>
        <w:rPr>
          <w:rFonts w:ascii="Arial" w:hAnsi="Arial" w:cs="Arial"/>
          <w:color w:val="999999"/>
          <w:sz w:val="19"/>
          <w:szCs w:val="19"/>
        </w:rPr>
        <w:t>접속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사용자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계정으로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로그인해야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될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경우도</w:t>
      </w:r>
      <w:r>
        <w:rPr>
          <w:rFonts w:ascii="Arial" w:hAnsi="Arial" w:cs="Arial"/>
          <w:color w:val="999999"/>
          <w:sz w:val="19"/>
          <w:szCs w:val="19"/>
        </w:rPr>
        <w:t xml:space="preserve"> </w:t>
      </w:r>
      <w:r>
        <w:rPr>
          <w:rFonts w:ascii="Arial" w:hAnsi="Arial" w:cs="Arial"/>
          <w:color w:val="999999"/>
          <w:sz w:val="19"/>
          <w:szCs w:val="19"/>
        </w:rPr>
        <w:t>있</w:t>
      </w:r>
    </w:p>
    <w:p w:rsidR="00FE019D" w:rsidRDefault="00FE019D" w:rsidP="00FE019D">
      <w:pPr>
        <w:wordWrap/>
        <w:spacing w:line="341" w:lineRule="atLeast"/>
        <w:ind w:firstLine="155"/>
        <w:rPr>
          <w:rFonts w:ascii="Trebuchet MS" w:hAnsi="Trebuchet MS" w:cs="굴림"/>
          <w:color w:val="000000"/>
          <w:sz w:val="17"/>
          <w:szCs w:val="17"/>
        </w:rPr>
      </w:pPr>
      <w:r>
        <w:rPr>
          <w:rStyle w:val="post-author"/>
          <w:rFonts w:ascii="Trebuchet MS" w:hAnsi="Trebuchet MS"/>
          <w:color w:val="000000"/>
          <w:sz w:val="17"/>
          <w:szCs w:val="17"/>
        </w:rPr>
        <w:t>Posted by</w:t>
      </w:r>
      <w:r>
        <w:rPr>
          <w:rStyle w:val="apple-converted-space"/>
          <w:rFonts w:ascii="Trebuchet MS" w:hAnsi="Trebuchet MS"/>
          <w:color w:val="000000"/>
          <w:sz w:val="17"/>
          <w:szCs w:val="17"/>
        </w:rPr>
        <w:t> </w:t>
      </w:r>
      <w:r>
        <w:rPr>
          <w:rStyle w:val="fn"/>
          <w:rFonts w:ascii="Trebuchet MS" w:hAnsi="Trebuchet MS"/>
          <w:color w:val="000000"/>
          <w:sz w:val="17"/>
          <w:szCs w:val="17"/>
        </w:rPr>
        <w:t>vIsualhhk</w:t>
      </w:r>
      <w:r>
        <w:rPr>
          <w:rStyle w:val="apple-converted-space"/>
          <w:rFonts w:ascii="Trebuchet MS" w:hAnsi="Trebuchet MS"/>
          <w:color w:val="000000"/>
          <w:sz w:val="17"/>
          <w:szCs w:val="17"/>
        </w:rPr>
        <w:t> </w:t>
      </w:r>
      <w:r>
        <w:rPr>
          <w:rStyle w:val="post-timestamp"/>
          <w:rFonts w:ascii="Trebuchet MS" w:hAnsi="Trebuchet MS"/>
          <w:color w:val="000000"/>
          <w:sz w:val="17"/>
          <w:szCs w:val="17"/>
        </w:rPr>
        <w:t>at</w:t>
      </w:r>
      <w:r>
        <w:rPr>
          <w:rStyle w:val="apple-converted-space"/>
          <w:rFonts w:ascii="Trebuchet MS" w:hAnsi="Trebuchet MS"/>
          <w:color w:val="000000"/>
          <w:sz w:val="17"/>
          <w:szCs w:val="17"/>
        </w:rPr>
        <w:t> </w:t>
      </w:r>
      <w:hyperlink r:id="rId24" w:tooltip="permanent link" w:history="1">
        <w:r>
          <w:rPr>
            <w:rStyle w:val="a8"/>
            <w:rFonts w:ascii="Trebuchet MS" w:hAnsi="Trebuchet MS"/>
            <w:color w:val="800080"/>
            <w:sz w:val="17"/>
            <w:szCs w:val="17"/>
          </w:rPr>
          <w:t>3:25 AM</w:t>
        </w:r>
      </w:hyperlink>
      <w:r>
        <w:rPr>
          <w:rStyle w:val="apple-converted-space"/>
          <w:rFonts w:ascii="Trebuchet MS" w:hAnsi="Trebuchet MS"/>
          <w:color w:val="000000"/>
          <w:sz w:val="17"/>
          <w:szCs w:val="17"/>
        </w:rPr>
        <w:t> </w:t>
      </w:r>
      <w:r>
        <w:rPr>
          <w:rFonts w:ascii="Trebuchet MS" w:hAnsi="Trebuchet MS"/>
          <w:noProof/>
          <w:color w:val="0000FF"/>
          <w:sz w:val="17"/>
          <w:szCs w:val="17"/>
        </w:rPr>
        <w:drawing>
          <wp:inline distT="0" distB="0" distL="0" distR="0">
            <wp:extent cx="177165" cy="177165"/>
            <wp:effectExtent l="19050" t="0" r="0" b="0"/>
            <wp:docPr id="4" name="그림 2" descr="http://img2.blogblog.com/img/icon18_edit_allbkg.gif">
              <a:hlinkClick xmlns:a="http://schemas.openxmlformats.org/drawingml/2006/main" r:id="rId25" tooltip="&quot;Edit Po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2.blogblog.com/img/icon18_edit_allbkg.gif">
                      <a:hlinkClick r:id="rId25" tooltip="&quot;Edit Po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595" w:rsidRDefault="001A1595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1A1595" w:rsidRDefault="00BE46AD" w:rsidP="001A1595">
      <w:pPr>
        <w:pStyle w:val="3"/>
        <w:spacing w:line="341" w:lineRule="atLeast"/>
        <w:ind w:left="1220" w:hanging="620"/>
        <w:rPr>
          <w:rFonts w:ascii="Trebuchet MS" w:hAnsi="Trebuchet MS"/>
          <w:color w:val="000000"/>
          <w:sz w:val="31"/>
          <w:szCs w:val="31"/>
        </w:rPr>
      </w:pPr>
      <w:hyperlink r:id="rId27" w:history="1">
        <w:r w:rsidR="001A1595">
          <w:rPr>
            <w:rStyle w:val="a8"/>
            <w:rFonts w:ascii="Trebuchet MS" w:hAnsi="Trebuchet MS"/>
            <w:color w:val="000000"/>
            <w:sz w:val="31"/>
            <w:szCs w:val="31"/>
          </w:rPr>
          <w:t>linux find</w:t>
        </w:r>
      </w:hyperlink>
    </w:p>
    <w:tbl>
      <w:tblPr>
        <w:tblW w:w="115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05"/>
      </w:tblGrid>
      <w:tr w:rsidR="001A1595" w:rsidTr="001A1595">
        <w:tc>
          <w:tcPr>
            <w:tcW w:w="0" w:type="auto"/>
            <w:vAlign w:val="bottom"/>
            <w:hideMark/>
          </w:tcPr>
          <w:p w:rsidR="001A1595" w:rsidRDefault="00D50456">
            <w:pPr>
              <w:rPr>
                <w:rFonts w:ascii="굴림" w:eastAsia="굴림" w:hAnsi="굴림" w:cs="굴림"/>
                <w:sz w:val="19"/>
                <w:szCs w:val="19"/>
              </w:rPr>
            </w:pPr>
            <w:r w:rsidRPr="00D50456">
              <w:rPr>
                <w:rFonts w:ascii="굴림" w:eastAsia="굴림" w:hAnsi="굴림" w:cs="굴림"/>
                <w:sz w:val="19"/>
                <w:szCs w:val="19"/>
              </w:rPr>
              <w:t>find . -size +30000k -printf "%h/%f \t %kKB \n"  | grep -v /data | grep -v /home  | grep -v  /dev/shm |grep -v /home/project/blackbox/mdq</w:t>
            </w:r>
          </w:p>
          <w:p w:rsidR="00D50456" w:rsidRDefault="00D50456">
            <w:pPr>
              <w:rPr>
                <w:rFonts w:ascii="굴림" w:eastAsia="굴림" w:hAnsi="굴림" w:cs="굴림"/>
                <w:sz w:val="19"/>
                <w:szCs w:val="19"/>
              </w:rPr>
            </w:pPr>
          </w:p>
        </w:tc>
      </w:tr>
    </w:tbl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</w:rPr>
      </w:pPr>
      <w:r>
        <w:rPr>
          <w:rFonts w:ascii="dotum" w:hAnsi="dotum"/>
          <w:color w:val="223D67"/>
          <w:sz w:val="19"/>
          <w:szCs w:val="19"/>
        </w:rPr>
        <w:t>현재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디렉토리</w:t>
      </w:r>
      <w:r>
        <w:rPr>
          <w:rFonts w:ascii="dotum" w:hAnsi="dotum"/>
          <w:color w:val="223D67"/>
          <w:sz w:val="19"/>
          <w:szCs w:val="19"/>
        </w:rPr>
        <w:t xml:space="preserve">( . ) </w:t>
      </w:r>
      <w:r>
        <w:rPr>
          <w:rFonts w:ascii="dotum" w:hAnsi="dotum"/>
          <w:color w:val="223D67"/>
          <w:sz w:val="19"/>
          <w:szCs w:val="19"/>
        </w:rPr>
        <w:t>이하에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확장자가</w:t>
      </w:r>
      <w:r>
        <w:rPr>
          <w:rFonts w:ascii="dotum" w:hAnsi="dotum"/>
          <w:color w:val="223D67"/>
          <w:sz w:val="19"/>
          <w:szCs w:val="19"/>
        </w:rPr>
        <w:t xml:space="preserve"> .html( -name "*.html" ) </w:t>
      </w:r>
      <w:r>
        <w:rPr>
          <w:rFonts w:ascii="dotum" w:hAnsi="dotum"/>
          <w:color w:val="223D67"/>
          <w:sz w:val="19"/>
          <w:szCs w:val="19"/>
        </w:rPr>
        <w:t>인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파일만</w:t>
      </w:r>
      <w:r>
        <w:rPr>
          <w:rFonts w:ascii="dotum" w:hAnsi="dotum"/>
          <w:color w:val="223D67"/>
          <w:sz w:val="19"/>
          <w:szCs w:val="19"/>
        </w:rPr>
        <w:t xml:space="preserve"> ( -type -f )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find . -name "*.html" -type f -ls</w:t>
      </w:r>
    </w:p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  <w:sz w:val="19"/>
          <w:szCs w:val="19"/>
        </w:rPr>
      </w:pPr>
      <w:r>
        <w:rPr>
          <w:rFonts w:ascii="dotum" w:hAnsi="dotum"/>
          <w:color w:val="223D67"/>
          <w:sz w:val="19"/>
          <w:szCs w:val="19"/>
        </w:rPr>
        <w:t>파일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크기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파일 크기가 300KB 이상( -size +300k )인 파일만 (호스팅되는 홈피내에 큰 사이트의 파일이 있는지 찾을 때 유용)</w:t>
      </w:r>
      <w:r>
        <w:rPr>
          <w:rFonts w:hint="eastAsia"/>
          <w:color w:val="333333"/>
          <w:sz w:val="19"/>
          <w:szCs w:val="19"/>
        </w:rPr>
        <w:br/>
        <w:t>find . -size +300k -ls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파일 크기가 500bytes 이하( -size -500c )인 파일만</w:t>
      </w:r>
      <w:r>
        <w:rPr>
          <w:rStyle w:val="apple-converted-space"/>
          <w:rFonts w:hint="eastAsia"/>
          <w:color w:val="333333"/>
          <w:sz w:val="19"/>
          <w:szCs w:val="19"/>
        </w:rPr>
        <w:t> </w:t>
      </w:r>
      <w:r>
        <w:rPr>
          <w:rFonts w:hint="eastAsia"/>
          <w:color w:val="333333"/>
          <w:sz w:val="19"/>
          <w:szCs w:val="19"/>
        </w:rPr>
        <w:br/>
        <w:t>find . -size -500c -ls</w:t>
      </w:r>
    </w:p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  <w:sz w:val="19"/>
          <w:szCs w:val="19"/>
        </w:rPr>
      </w:pPr>
      <w:r>
        <w:rPr>
          <w:rFonts w:ascii="dotum" w:hAnsi="dotum"/>
          <w:color w:val="223D67"/>
          <w:sz w:val="19"/>
          <w:szCs w:val="19"/>
        </w:rPr>
        <w:t>수정일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수정한지 20일 이상( -mtime +20 )된 파일과 디렉토리</w:t>
      </w:r>
      <w:r>
        <w:rPr>
          <w:rFonts w:hint="eastAsia"/>
          <w:color w:val="333333"/>
          <w:sz w:val="19"/>
          <w:szCs w:val="19"/>
        </w:rPr>
        <w:br/>
        <w:t>find . -mtime +20 -ls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수정한지 20일 이상된 파일만</w:t>
      </w:r>
      <w:r>
        <w:rPr>
          <w:rFonts w:hint="eastAsia"/>
          <w:color w:val="333333"/>
          <w:sz w:val="19"/>
          <w:szCs w:val="19"/>
        </w:rPr>
        <w:br/>
        <w:t>find . -mtime +20 -type f -ls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수정한지 20일 이상된 파일만 삭제 ( -exec rm {} \; ) (정기적으로 20일이 지난 파일을 삭제할 때 유용)</w:t>
      </w:r>
      <w:r>
        <w:rPr>
          <w:rFonts w:hint="eastAsia"/>
          <w:color w:val="333333"/>
          <w:sz w:val="19"/>
          <w:szCs w:val="19"/>
        </w:rPr>
        <w:br/>
        <w:t>find . -mtime +20 -type f -ls -exec rm {} \;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수정한지 3일 이내( -mtime -3 )의 파일만 (백업할 때 유용)</w:t>
      </w:r>
      <w:r>
        <w:rPr>
          <w:rFonts w:hint="eastAsia"/>
          <w:color w:val="333333"/>
          <w:sz w:val="19"/>
          <w:szCs w:val="19"/>
        </w:rPr>
        <w:br/>
        <w:t>find . -mtime -3 -type f -ls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수정한지 30분 이내( -mmin -30 )의 파일만</w:t>
      </w:r>
      <w:r>
        <w:rPr>
          <w:rFonts w:hint="eastAsia"/>
          <w:color w:val="333333"/>
          <w:sz w:val="19"/>
          <w:szCs w:val="19"/>
        </w:rPr>
        <w:br/>
        <w:t>find . -mmin -30 -type f -ls</w:t>
      </w:r>
    </w:p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  <w:sz w:val="19"/>
          <w:szCs w:val="19"/>
        </w:rPr>
      </w:pPr>
      <w:r>
        <w:rPr>
          <w:rFonts w:ascii="dotum" w:hAnsi="dotum"/>
          <w:color w:val="223D67"/>
          <w:sz w:val="19"/>
          <w:szCs w:val="19"/>
        </w:rPr>
        <w:t>퍼미션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및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파일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소유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파일시스템 전체( / )에서 SUID/SGID가 설정된 모든 파일 목록을 얻음</w:t>
      </w:r>
      <w:r>
        <w:rPr>
          <w:rFonts w:hint="eastAsia"/>
          <w:color w:val="333333"/>
          <w:sz w:val="19"/>
          <w:szCs w:val="19"/>
        </w:rPr>
        <w:br/>
        <w:t>find / -type f \( -perm -04000 -o -perm -02000 \) -ls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소유자가 없는 파일 목록을 얻음 (사용자는 이미 삭제했는데, 파일이 남은 경우)</w:t>
      </w:r>
      <w:r>
        <w:rPr>
          <w:rFonts w:hint="eastAsia"/>
          <w:color w:val="333333"/>
          <w:sz w:val="19"/>
          <w:szCs w:val="19"/>
        </w:rPr>
        <w:br/>
        <w:t>find / -nouser -o -nogroup</w:t>
      </w:r>
    </w:p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  <w:sz w:val="19"/>
          <w:szCs w:val="19"/>
        </w:rPr>
      </w:pPr>
      <w:r>
        <w:rPr>
          <w:rFonts w:ascii="dotum" w:hAnsi="dotum"/>
          <w:color w:val="223D67"/>
          <w:sz w:val="19"/>
          <w:szCs w:val="19"/>
        </w:rPr>
        <w:t>출력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형식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지정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출력 형식을 printf로 만들어서 (출력 결과를 다른 프로그램에서 받아서 쓸 때 유용)</w:t>
      </w:r>
      <w:r>
        <w:rPr>
          <w:rFonts w:hint="eastAsia"/>
          <w:color w:val="333333"/>
          <w:sz w:val="19"/>
          <w:szCs w:val="19"/>
        </w:rPr>
        <w:br/>
        <w:t>%h = 경로, %f = 파일명, %k = KB, %s = Bytes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형식 : &lt;경로/파일명&gt; &lt;파일크기KB&gt;</w:t>
      </w:r>
      <w:r>
        <w:rPr>
          <w:rFonts w:hint="eastAsia"/>
          <w:color w:val="333333"/>
          <w:sz w:val="19"/>
          <w:szCs w:val="19"/>
        </w:rPr>
        <w:br/>
        <w:t>find . -printf "%h/%f \t %kKB \n"</w:t>
      </w:r>
      <w:r>
        <w:rPr>
          <w:rFonts w:hint="eastAsia"/>
          <w:color w:val="333333"/>
          <w:sz w:val="19"/>
          <w:szCs w:val="19"/>
        </w:rPr>
        <w:br/>
        <w:t>... 생략 ...</w:t>
      </w:r>
      <w:r>
        <w:rPr>
          <w:rFonts w:hint="eastAsia"/>
          <w:color w:val="333333"/>
          <w:sz w:val="19"/>
          <w:szCs w:val="19"/>
        </w:rPr>
        <w:br/>
      </w:r>
      <w:r>
        <w:rPr>
          <w:rFonts w:hint="eastAsia"/>
          <w:color w:val="333333"/>
          <w:sz w:val="19"/>
          <w:szCs w:val="19"/>
        </w:rPr>
        <w:lastRenderedPageBreak/>
        <w:t>./public_html/phps/icon/type/pcx.gif 4KB</w:t>
      </w:r>
      <w:r>
        <w:rPr>
          <w:rFonts w:hint="eastAsia"/>
          <w:color w:val="333333"/>
          <w:sz w:val="19"/>
          <w:szCs w:val="19"/>
        </w:rPr>
        <w:br/>
        <w:t>./public_html/phps/icon/type/ra.gif 4KB</w:t>
      </w:r>
      <w:r>
        <w:rPr>
          <w:rFonts w:hint="eastAsia"/>
          <w:color w:val="333333"/>
          <w:sz w:val="19"/>
          <w:szCs w:val="19"/>
        </w:rPr>
        <w:br/>
        <w:t>./public_html/phps/icon/type/sound.gif 4KB</w:t>
      </w:r>
      <w:r>
        <w:rPr>
          <w:rFonts w:hint="eastAsia"/>
          <w:color w:val="333333"/>
          <w:sz w:val="19"/>
          <w:szCs w:val="19"/>
        </w:rPr>
        <w:br/>
        <w:t>./public_html/phps/icon/type/text.gif 4KB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형식 : &lt;경로/파일명&gt; &lt;파일크기Bytes&gt;</w:t>
      </w:r>
      <w:r>
        <w:rPr>
          <w:rFonts w:hint="eastAsia"/>
          <w:color w:val="333333"/>
          <w:sz w:val="19"/>
          <w:szCs w:val="19"/>
        </w:rPr>
        <w:br/>
        <w:t>find . -printf "%h/%f \t %sKB \n"</w:t>
      </w:r>
      <w:r>
        <w:rPr>
          <w:rFonts w:hint="eastAsia"/>
          <w:color w:val="333333"/>
          <w:sz w:val="19"/>
          <w:szCs w:val="19"/>
        </w:rPr>
        <w:br/>
        <w:t>... 생략 ...</w:t>
      </w:r>
      <w:r>
        <w:rPr>
          <w:rFonts w:hint="eastAsia"/>
          <w:color w:val="333333"/>
          <w:sz w:val="19"/>
          <w:szCs w:val="19"/>
        </w:rPr>
        <w:br/>
        <w:t>./public_html/phps/icon/type/movie.gif 912Bytes</w:t>
      </w:r>
      <w:r>
        <w:rPr>
          <w:rFonts w:hint="eastAsia"/>
          <w:color w:val="333333"/>
          <w:sz w:val="19"/>
          <w:szCs w:val="19"/>
        </w:rPr>
        <w:br/>
        <w:t>./public_html/phps/icon/type/mp3.gif 958Bytes</w:t>
      </w:r>
      <w:r>
        <w:rPr>
          <w:rFonts w:hint="eastAsia"/>
          <w:color w:val="333333"/>
          <w:sz w:val="19"/>
          <w:szCs w:val="19"/>
        </w:rPr>
        <w:br/>
        <w:t>./public_html/phps/icon/type/pcx.gif 897Bytes</w:t>
      </w:r>
      <w:r>
        <w:rPr>
          <w:rFonts w:hint="eastAsia"/>
          <w:color w:val="333333"/>
          <w:sz w:val="19"/>
          <w:szCs w:val="19"/>
        </w:rPr>
        <w:br/>
        <w:t>./public_html/phps/icon/type/ra.gif 903Bytes</w:t>
      </w:r>
      <w:r>
        <w:rPr>
          <w:rFonts w:hint="eastAsia"/>
          <w:color w:val="333333"/>
          <w:sz w:val="19"/>
          <w:szCs w:val="19"/>
        </w:rPr>
        <w:br/>
        <w:t>./public_html/phps/icon/type/sound.gif 932Bytes</w:t>
      </w:r>
    </w:p>
    <w:p w:rsidR="001A1595" w:rsidRDefault="001A1595" w:rsidP="001A1595">
      <w:pPr>
        <w:pStyle w:val="6"/>
        <w:keepNext w:val="0"/>
        <w:widowControl/>
        <w:numPr>
          <w:ilvl w:val="0"/>
          <w:numId w:val="2"/>
        </w:numPr>
        <w:wordWrap/>
        <w:autoSpaceDE/>
        <w:autoSpaceDN/>
        <w:spacing w:line="480" w:lineRule="atLeast"/>
        <w:ind w:leftChars="0" w:left="0" w:firstLineChars="0"/>
        <w:rPr>
          <w:rFonts w:ascii="dotum" w:hAnsi="dotum" w:hint="eastAsia"/>
          <w:color w:val="223D67"/>
          <w:sz w:val="19"/>
          <w:szCs w:val="19"/>
        </w:rPr>
      </w:pPr>
      <w:r>
        <w:rPr>
          <w:rFonts w:ascii="dotum" w:hAnsi="dotum"/>
          <w:color w:val="223D67"/>
          <w:sz w:val="19"/>
          <w:szCs w:val="19"/>
        </w:rPr>
        <w:t>홈페이지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포팅할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때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퍼미션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안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맞는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경우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유용한</w:t>
      </w:r>
      <w:r>
        <w:rPr>
          <w:rFonts w:ascii="dotum" w:hAnsi="dotum"/>
          <w:color w:val="223D67"/>
          <w:sz w:val="19"/>
          <w:szCs w:val="19"/>
        </w:rPr>
        <w:t xml:space="preserve"> </w:t>
      </w:r>
      <w:r>
        <w:rPr>
          <w:rFonts w:ascii="dotum" w:hAnsi="dotum"/>
          <w:color w:val="223D67"/>
          <w:sz w:val="19"/>
          <w:szCs w:val="19"/>
        </w:rPr>
        <w:t>것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rFonts w:ascii="굴림" w:hAnsi="굴림"/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확장자가 .htm* .gif, .js, .css 인 것만 퍼미션을 644(rw-r--r--)로</w:t>
      </w:r>
      <w:r>
        <w:rPr>
          <w:rFonts w:hint="eastAsia"/>
          <w:color w:val="333333"/>
          <w:sz w:val="19"/>
          <w:szCs w:val="19"/>
        </w:rPr>
        <w:br/>
        <w:t>find . -name "*.htm*" -o -name "*.gif" -o -name "*.js" -o -name "*.css" -exec chmod 644 {} \;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파일은 퍼미션을 644로</w:t>
      </w:r>
      <w:r>
        <w:rPr>
          <w:rFonts w:hint="eastAsia"/>
          <w:color w:val="333333"/>
          <w:sz w:val="19"/>
          <w:szCs w:val="19"/>
        </w:rPr>
        <w:br/>
        <w:t>find . -type f -exec chmod 644 {} \;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디렉토리는 퍼미션을 701로</w:t>
      </w:r>
      <w:r>
        <w:rPr>
          <w:rFonts w:hint="eastAsia"/>
          <w:color w:val="333333"/>
          <w:sz w:val="19"/>
          <w:szCs w:val="19"/>
        </w:rPr>
        <w:br/>
        <w:t>find . -type d -exec chmod 701 {} \;</w:t>
      </w:r>
    </w:p>
    <w:p w:rsidR="001A1595" w:rsidRDefault="001A1595" w:rsidP="001A1595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80" w:lineRule="atLeast"/>
        <w:ind w:left="0"/>
        <w:rPr>
          <w:color w:val="333333"/>
          <w:sz w:val="19"/>
          <w:szCs w:val="19"/>
        </w:rPr>
      </w:pPr>
      <w:r>
        <w:rPr>
          <w:rFonts w:hint="eastAsia"/>
          <w:color w:val="333333"/>
          <w:sz w:val="19"/>
          <w:szCs w:val="19"/>
        </w:rPr>
        <w:t>하위의 모든 퍼미션을 바꾸지 않고 depth를 지정하여 제한을 둘 때</w:t>
      </w:r>
      <w:r>
        <w:rPr>
          <w:rFonts w:hint="eastAsia"/>
          <w:color w:val="333333"/>
          <w:sz w:val="19"/>
          <w:szCs w:val="19"/>
        </w:rPr>
        <w:br/>
        <w:t>옵션 : -maxdepth 숫자 (1=현재디렉토리만, 2=현재디렉토리 포함하여 한단계 하위디렉토리까지만)</w:t>
      </w:r>
      <w:r>
        <w:rPr>
          <w:rFonts w:hint="eastAsia"/>
          <w:color w:val="333333"/>
          <w:sz w:val="19"/>
          <w:szCs w:val="19"/>
        </w:rPr>
        <w:br/>
        <w:t>find . -maxdepth 1 -type d -exec chmod 701 {} \;</w:t>
      </w:r>
      <w:r>
        <w:rPr>
          <w:rFonts w:hint="eastAsia"/>
          <w:color w:val="333333"/>
          <w:sz w:val="19"/>
          <w:szCs w:val="19"/>
        </w:rPr>
        <w:br/>
        <w:t>※ -maxdepth는 -type나 -perm 등의 조건연산자가 아닌 옵션이다. 따라서 조건연산자보다 먼저 사용해야한다. (다른 명령처럼 옵션을 먼저쓰는 것으로 이해하면 됨)</w:t>
      </w:r>
      <w:r>
        <w:rPr>
          <w:rFonts w:hint="eastAsia"/>
          <w:color w:val="333333"/>
          <w:sz w:val="19"/>
          <w:szCs w:val="19"/>
        </w:rPr>
        <w:br/>
        <w:t>find . -type -d -maxdepth 1 과 같이 사용하는 것은 옳지 않다.</w:t>
      </w:r>
    </w:p>
    <w:p w:rsidR="00D17996" w:rsidRDefault="00D17996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DF35B3" w:rsidRDefault="00D17996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lastRenderedPageBreak/>
        <w:t>리눅스 OS  비트 확인</w:t>
      </w:r>
    </w:p>
    <w:p w:rsidR="00D17996" w:rsidRPr="00D17996" w:rsidRDefault="00D17996" w:rsidP="00D17996">
      <w:pPr>
        <w:widowControl/>
        <w:shd w:val="clear" w:color="auto" w:fill="DDDDDD"/>
        <w:wordWrap/>
        <w:autoSpaceDE/>
        <w:autoSpaceDN/>
        <w:spacing w:line="279" w:lineRule="atLeast"/>
        <w:jc w:val="left"/>
        <w:rPr>
          <w:rFonts w:ascii="dotum" w:eastAsia="굴림" w:hAnsi="dotum" w:cs="굴림" w:hint="eastAsia"/>
          <w:color w:val="666666"/>
          <w:kern w:val="0"/>
          <w:sz w:val="19"/>
          <w:szCs w:val="19"/>
        </w:rPr>
      </w:pPr>
      <w:r w:rsidRPr="00D17996">
        <w:rPr>
          <w:rFonts w:ascii="dotum" w:eastAsia="굴림" w:hAnsi="dotum" w:cs="굴림"/>
          <w:color w:val="666666"/>
          <w:kern w:val="0"/>
          <w:sz w:val="19"/>
          <w:szCs w:val="19"/>
        </w:rPr>
        <w:t># uname -m</w:t>
      </w:r>
    </w:p>
    <w:p w:rsidR="00D17996" w:rsidRPr="00D17996" w:rsidRDefault="00D17996" w:rsidP="00D17996">
      <w:pPr>
        <w:widowControl/>
        <w:shd w:val="clear" w:color="auto" w:fill="DDDDDD"/>
        <w:wordWrap/>
        <w:autoSpaceDE/>
        <w:autoSpaceDN/>
        <w:spacing w:line="279" w:lineRule="atLeast"/>
        <w:jc w:val="left"/>
        <w:rPr>
          <w:rFonts w:ascii="dotum" w:eastAsia="굴림" w:hAnsi="dotum" w:cs="굴림" w:hint="eastAsia"/>
          <w:color w:val="666666"/>
          <w:kern w:val="0"/>
          <w:sz w:val="19"/>
          <w:szCs w:val="19"/>
        </w:rPr>
      </w:pPr>
      <w:r w:rsidRPr="00D17996">
        <w:rPr>
          <w:rFonts w:ascii="dotum" w:eastAsia="굴림" w:hAnsi="dotum" w:cs="굴림"/>
          <w:color w:val="666666"/>
          <w:kern w:val="0"/>
          <w:sz w:val="19"/>
          <w:szCs w:val="19"/>
        </w:rPr>
        <w:t>x86_64</w:t>
      </w:r>
    </w:p>
    <w:p w:rsidR="00D17996" w:rsidRPr="00D17996" w:rsidRDefault="00D17996" w:rsidP="00D17996">
      <w:pPr>
        <w:widowControl/>
        <w:wordWrap/>
        <w:autoSpaceDE/>
        <w:autoSpaceDN/>
        <w:spacing w:line="279" w:lineRule="atLeast"/>
        <w:jc w:val="left"/>
        <w:rPr>
          <w:rFonts w:ascii="dotum" w:eastAsia="굴림" w:hAnsi="dotum" w:cs="굴림" w:hint="eastAsia"/>
          <w:color w:val="666666"/>
          <w:kern w:val="0"/>
          <w:sz w:val="19"/>
          <w:szCs w:val="19"/>
        </w:rPr>
      </w:pPr>
    </w:p>
    <w:p w:rsidR="00D17996" w:rsidRPr="00D17996" w:rsidRDefault="00D17996" w:rsidP="00D17996">
      <w:pPr>
        <w:widowControl/>
        <w:wordWrap/>
        <w:autoSpaceDE/>
        <w:autoSpaceDN/>
        <w:spacing w:line="279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7996">
        <w:rPr>
          <w:rFonts w:ascii="dotum" w:eastAsia="굴림" w:hAnsi="dotum" w:cs="굴림"/>
          <w:color w:val="666666"/>
          <w:kern w:val="0"/>
          <w:sz w:val="19"/>
        </w:rPr>
        <w:t>uname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에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-m 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옵션을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주면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OS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가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몇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비트인지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 xml:space="preserve"> 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확인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 </w:t>
      </w:r>
      <w:r w:rsidRPr="00D17996">
        <w:rPr>
          <w:rFonts w:ascii="dotum" w:eastAsia="굴림" w:hAnsi="dotum" w:cs="굴림"/>
          <w:vanish/>
          <w:color w:val="666666"/>
          <w:kern w:val="0"/>
          <w:sz w:val="19"/>
        </w:rPr>
        <w:t>가능하다</w:t>
      </w:r>
      <w:r w:rsidRPr="00D17996">
        <w:rPr>
          <w:rFonts w:ascii="dotum" w:eastAsia="굴림" w:hAnsi="dotum" w:cs="굴림"/>
          <w:vanish/>
          <w:color w:val="666666"/>
          <w:kern w:val="0"/>
          <w:sz w:val="19"/>
        </w:rPr>
        <w:t>.</w:t>
      </w:r>
      <w:r w:rsidRPr="00D17996">
        <w:rPr>
          <w:rFonts w:ascii="dotum" w:eastAsia="굴림" w:hAnsi="dotum" w:cs="굴림"/>
          <w:color w:val="666666"/>
          <w:kern w:val="0"/>
          <w:sz w:val="19"/>
        </w:rPr>
        <w:t> </w:t>
      </w:r>
    </w:p>
    <w:p w:rsidR="00D17996" w:rsidRPr="00D17996" w:rsidRDefault="00D17996" w:rsidP="00D17996">
      <w:pPr>
        <w:widowControl/>
        <w:wordWrap/>
        <w:autoSpaceDE/>
        <w:autoSpaceDN/>
        <w:spacing w:line="279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17996" w:rsidRPr="00D17996" w:rsidRDefault="00D17996" w:rsidP="00D17996">
      <w:pPr>
        <w:widowControl/>
        <w:wordWrap/>
        <w:autoSpaceDE/>
        <w:autoSpaceDN/>
        <w:spacing w:line="279" w:lineRule="atLeast"/>
        <w:jc w:val="left"/>
        <w:rPr>
          <w:rFonts w:ascii="dotum" w:eastAsia="굴림" w:hAnsi="dotum" w:cs="굴림" w:hint="eastAsia"/>
          <w:color w:val="666666"/>
          <w:kern w:val="0"/>
          <w:sz w:val="19"/>
          <w:szCs w:val="19"/>
        </w:rPr>
      </w:pP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x86_64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는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</w:rPr>
        <w:t> </w:t>
      </w: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64</w:t>
      </w: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비트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이고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,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</w:rPr>
        <w:t> </w:t>
      </w: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i686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은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</w:rPr>
        <w:t> </w:t>
      </w: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32</w:t>
      </w:r>
      <w:r w:rsidRPr="00D17996">
        <w:rPr>
          <w:rFonts w:ascii="dotum" w:eastAsia="굴림" w:hAnsi="dotum" w:cs="굴림"/>
          <w:b/>
          <w:bCs/>
          <w:color w:val="C00000"/>
          <w:kern w:val="0"/>
          <w:sz w:val="19"/>
          <w:szCs w:val="19"/>
          <w:bdr w:val="none" w:sz="0" w:space="0" w:color="auto" w:frame="1"/>
        </w:rPr>
        <w:t>비트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이다</w:t>
      </w:r>
      <w:r w:rsidRPr="00D17996">
        <w:rPr>
          <w:rFonts w:ascii="dotum" w:eastAsia="굴림" w:hAnsi="dotum" w:cs="굴림"/>
          <w:b/>
          <w:bCs/>
          <w:color w:val="666666"/>
          <w:kern w:val="0"/>
          <w:sz w:val="19"/>
          <w:szCs w:val="19"/>
          <w:bdr w:val="none" w:sz="0" w:space="0" w:color="auto" w:frame="1"/>
        </w:rPr>
        <w:t>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8914"/>
        <w:gridCol w:w="1800"/>
      </w:tblGrid>
      <w:tr w:rsidR="008475B8" w:rsidRPr="008475B8" w:rsidTr="008475B8">
        <w:trPr>
          <w:tblCellSpacing w:w="0" w:type="dxa"/>
        </w:trPr>
        <w:tc>
          <w:tcPr>
            <w:tcW w:w="0" w:type="auto"/>
            <w:tcMar>
              <w:top w:w="124" w:type="dxa"/>
              <w:left w:w="155" w:type="dxa"/>
              <w:bottom w:w="0" w:type="dxa"/>
              <w:right w:w="0" w:type="dxa"/>
            </w:tcMar>
            <w:vAlign w:val="center"/>
            <w:hideMark/>
          </w:tcPr>
          <w:p w:rsidR="008475B8" w:rsidRDefault="008475B8" w:rsidP="008475B8">
            <w:pPr>
              <w:widowControl/>
              <w:autoSpaceDE/>
              <w:autoSpaceDN/>
              <w:jc w:val="left"/>
              <w:rPr>
                <w:rFonts w:ascii="돋움" w:eastAsia="돋움" w:hAnsi="돋움" w:cs="굴림"/>
                <w:b/>
                <w:bCs/>
                <w:color w:val="505050"/>
                <w:kern w:val="0"/>
                <w:szCs w:val="20"/>
              </w:rPr>
            </w:pPr>
          </w:p>
          <w:p w:rsidR="008475B8" w:rsidRDefault="008475B8" w:rsidP="008475B8">
            <w:pPr>
              <w:widowControl/>
              <w:autoSpaceDE/>
              <w:autoSpaceDN/>
              <w:jc w:val="left"/>
              <w:rPr>
                <w:rFonts w:ascii="돋움" w:eastAsia="돋움" w:hAnsi="돋움" w:cs="굴림"/>
                <w:b/>
                <w:bCs/>
                <w:color w:val="505050"/>
                <w:kern w:val="0"/>
                <w:szCs w:val="20"/>
              </w:rPr>
            </w:pPr>
          </w:p>
          <w:p w:rsidR="008475B8" w:rsidRPr="008475B8" w:rsidRDefault="008475B8" w:rsidP="008475B8">
            <w:pPr>
              <w:widowControl/>
              <w:autoSpaceDE/>
              <w:autoSpaceDN/>
              <w:jc w:val="left"/>
              <w:rPr>
                <w:rFonts w:ascii="돋움" w:eastAsia="돋움" w:hAnsi="돋움" w:cs="굴림"/>
                <w:b/>
                <w:bCs/>
                <w:color w:val="505050"/>
                <w:kern w:val="0"/>
                <w:szCs w:val="20"/>
              </w:rPr>
            </w:pPr>
            <w:r w:rsidRPr="008475B8">
              <w:rPr>
                <w:rFonts w:ascii="돋움" w:eastAsia="돋움" w:hAnsi="돋움" w:cs="굴림" w:hint="eastAsia"/>
                <w:b/>
                <w:bCs/>
                <w:color w:val="505050"/>
                <w:kern w:val="0"/>
                <w:szCs w:val="20"/>
              </w:rPr>
              <w:t>[Linux] 자신이 사용중인 리눅스 OS 확인하기</w:t>
            </w:r>
          </w:p>
        </w:tc>
        <w:tc>
          <w:tcPr>
            <w:tcW w:w="1800" w:type="dxa"/>
            <w:tcMar>
              <w:top w:w="93" w:type="dxa"/>
              <w:left w:w="0" w:type="dxa"/>
              <w:bottom w:w="0" w:type="dxa"/>
              <w:right w:w="93" w:type="dxa"/>
            </w:tcMar>
            <w:vAlign w:val="center"/>
            <w:hideMark/>
          </w:tcPr>
          <w:p w:rsidR="008475B8" w:rsidRPr="008475B8" w:rsidRDefault="008475B8" w:rsidP="008475B8">
            <w:pPr>
              <w:widowControl/>
              <w:wordWrap/>
              <w:autoSpaceDE/>
              <w:autoSpaceDN/>
              <w:jc w:val="right"/>
              <w:rPr>
                <w:rFonts w:ascii="돋움" w:eastAsia="돋움" w:hAnsi="돋움" w:cs="굴림"/>
                <w:color w:val="222222"/>
                <w:kern w:val="0"/>
                <w:sz w:val="19"/>
                <w:szCs w:val="19"/>
              </w:rPr>
            </w:pPr>
            <w:r>
              <w:rPr>
                <w:rFonts w:ascii="돋움" w:eastAsia="돋움" w:hAnsi="돋움" w:cs="굴림"/>
                <w:noProof/>
                <w:color w:val="666666"/>
                <w:kern w:val="0"/>
                <w:sz w:val="19"/>
                <w:szCs w:val="19"/>
              </w:rPr>
              <w:drawing>
                <wp:inline distT="0" distB="0" distL="0" distR="0">
                  <wp:extent cx="501650" cy="206375"/>
                  <wp:effectExtent l="19050" t="0" r="0" b="0"/>
                  <wp:docPr id="7" name="그림 1" descr="http://myiweb.net/board/skin/board/basic/img/btn_trackback.gif">
                    <a:hlinkClick xmlns:a="http://schemas.openxmlformats.org/drawingml/2006/main" r:id="rId28" tooltip="&quot;주소 복사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myiweb.net/board/skin/board/basic/img/btn_trackback.gif">
                            <a:hlinkClick r:id="rId28" tooltip="&quot;주소 복사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20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5B8" w:rsidRPr="008475B8" w:rsidTr="008475B8">
        <w:trPr>
          <w:gridAfter w:val="1"/>
          <w:wAfter w:w="364" w:type="dxa"/>
          <w:trHeight w:val="450"/>
          <w:tblCellSpacing w:w="0" w:type="dxa"/>
        </w:trPr>
        <w:tc>
          <w:tcPr>
            <w:tcW w:w="0" w:type="auto"/>
            <w:vAlign w:val="center"/>
            <w:hideMark/>
          </w:tcPr>
          <w:p w:rsidR="008475B8" w:rsidRPr="008475B8" w:rsidRDefault="008475B8" w:rsidP="008475B8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color w:val="888888"/>
                <w:kern w:val="0"/>
                <w:sz w:val="19"/>
                <w:szCs w:val="19"/>
              </w:rPr>
            </w:pPr>
            <w:r w:rsidRPr="008475B8">
              <w:rPr>
                <w:rFonts w:ascii="돋움" w:eastAsia="돋움" w:hAnsi="돋움" w:cs="굴림" w:hint="eastAsia"/>
                <w:color w:val="888888"/>
                <w:kern w:val="0"/>
                <w:sz w:val="19"/>
                <w:szCs w:val="19"/>
              </w:rPr>
              <w:t> 글쓴이 :</w:t>
            </w:r>
            <w:r w:rsidRPr="008475B8">
              <w:rPr>
                <w:rFonts w:ascii="돋움" w:eastAsia="돋움" w:hAnsi="돋움" w:cs="굴림" w:hint="eastAsia"/>
                <w:color w:val="888888"/>
                <w:kern w:val="0"/>
                <w:sz w:val="19"/>
              </w:rPr>
              <w:t> </w:t>
            </w:r>
            <w:r w:rsidRPr="008475B8">
              <w:rPr>
                <w:rFonts w:ascii="돋움" w:eastAsia="돋움" w:hAnsi="돋움" w:cs="굴림" w:hint="eastAsia"/>
                <w:b/>
                <w:bCs/>
                <w:color w:val="888888"/>
                <w:kern w:val="0"/>
                <w:sz w:val="19"/>
              </w:rPr>
              <w:t>아이웹</w:t>
            </w:r>
          </w:p>
          <w:p w:rsidR="008475B8" w:rsidRPr="008475B8" w:rsidRDefault="008475B8" w:rsidP="008475B8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color w:val="888888"/>
                <w:kern w:val="0"/>
                <w:sz w:val="19"/>
                <w:szCs w:val="19"/>
              </w:rPr>
            </w:pPr>
            <w:r>
              <w:rPr>
                <w:rFonts w:ascii="돋움" w:eastAsia="돋움" w:hAnsi="돋움" w:cs="굴림"/>
                <w:noProof/>
                <w:color w:val="888888"/>
                <w:kern w:val="0"/>
                <w:sz w:val="19"/>
                <w:szCs w:val="19"/>
              </w:rPr>
              <w:drawing>
                <wp:inline distT="0" distB="0" distL="0" distR="0">
                  <wp:extent cx="177165" cy="157480"/>
                  <wp:effectExtent l="19050" t="0" r="0" b="0"/>
                  <wp:docPr id="6" name="그림 2" descr="http://myiweb.net/board/skin/board/basic/img/icon_vie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myiweb.net/board/skin/board/basic/img/icon_vie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57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475B8">
              <w:rPr>
                <w:rFonts w:ascii="돋움" w:eastAsia="돋움" w:hAnsi="돋움" w:cs="굴림" w:hint="eastAsia"/>
                <w:color w:val="888888"/>
                <w:kern w:val="0"/>
                <w:sz w:val="19"/>
              </w:rPr>
              <w:t> </w:t>
            </w:r>
            <w:r w:rsidRPr="008475B8">
              <w:rPr>
                <w:rFonts w:ascii="돋움" w:eastAsia="돋움" w:hAnsi="돋움" w:cs="굴림" w:hint="eastAsia"/>
                <w:color w:val="888888"/>
                <w:kern w:val="0"/>
                <w:sz w:val="19"/>
                <w:szCs w:val="19"/>
              </w:rPr>
              <w:t>조회 : 5,853  </w:t>
            </w:r>
          </w:p>
        </w:tc>
      </w:tr>
      <w:tr w:rsidR="008475B8" w:rsidRPr="008475B8" w:rsidTr="008475B8">
        <w:trPr>
          <w:gridAfter w:val="1"/>
          <w:wAfter w:w="364" w:type="dxa"/>
          <w:trHeight w:val="2250"/>
          <w:tblCellSpacing w:w="0" w:type="dxa"/>
        </w:trPr>
        <w:tc>
          <w:tcPr>
            <w:tcW w:w="0" w:type="auto"/>
            <w:tcMar>
              <w:top w:w="155" w:type="dxa"/>
              <w:left w:w="155" w:type="dxa"/>
              <w:bottom w:w="155" w:type="dxa"/>
              <w:right w:w="155" w:type="dxa"/>
            </w:tcMar>
            <w:vAlign w:val="center"/>
            <w:hideMark/>
          </w:tcPr>
          <w:p w:rsidR="008475B8" w:rsidRPr="008475B8" w:rsidRDefault="008475B8" w:rsidP="008475B8">
            <w:pPr>
              <w:widowControl/>
              <w:autoSpaceDE/>
              <w:autoSpaceDN/>
              <w:jc w:val="left"/>
              <w:rPr>
                <w:rFonts w:ascii="돋움" w:eastAsia="돋움" w:hAnsi="돋움" w:cs="굴림"/>
                <w:color w:val="222222"/>
                <w:kern w:val="0"/>
                <w:sz w:val="19"/>
                <w:szCs w:val="19"/>
              </w:rPr>
            </w:pPr>
            <w:r w:rsidRPr="008475B8">
              <w:rPr>
                <w:rFonts w:ascii="돋움" w:eastAsia="돋움" w:hAnsi="돋움" w:cs="굴림" w:hint="eastAsia"/>
                <w:color w:val="222222"/>
                <w:kern w:val="0"/>
                <w:sz w:val="19"/>
                <w:szCs w:val="19"/>
              </w:rPr>
              <w:t>[root@localhost ~]# more /etc/redhat-release</w:t>
            </w:r>
            <w:r w:rsidRPr="008475B8">
              <w:rPr>
                <w:rFonts w:ascii="돋움" w:eastAsia="돋움" w:hAnsi="돋움" w:cs="굴림" w:hint="eastAsia"/>
                <w:color w:val="222222"/>
                <w:kern w:val="0"/>
                <w:sz w:val="19"/>
              </w:rPr>
              <w:t> </w:t>
            </w:r>
            <w:r w:rsidRPr="008475B8">
              <w:rPr>
                <w:rFonts w:ascii="돋움" w:eastAsia="돋움" w:hAnsi="돋움" w:cs="굴림" w:hint="eastAsia"/>
                <w:color w:val="222222"/>
                <w:kern w:val="0"/>
                <w:sz w:val="19"/>
                <w:szCs w:val="19"/>
              </w:rPr>
              <w:br/>
            </w:r>
            <w:r w:rsidRPr="008475B8">
              <w:rPr>
                <w:rFonts w:ascii="돋움" w:eastAsia="돋움" w:hAnsi="돋움" w:cs="굴림" w:hint="eastAsia"/>
                <w:color w:val="222222"/>
                <w:kern w:val="0"/>
                <w:sz w:val="19"/>
                <w:szCs w:val="19"/>
              </w:rPr>
              <w:br/>
              <w:t>CentOS release 5.2 (Final)</w:t>
            </w:r>
            <w:r w:rsidRPr="008475B8">
              <w:rPr>
                <w:rFonts w:ascii="돋움" w:eastAsia="돋움" w:hAnsi="돋움" w:cs="굴림" w:hint="eastAsia"/>
                <w:color w:val="222222"/>
                <w:kern w:val="0"/>
                <w:sz w:val="19"/>
              </w:rPr>
              <w:t> </w:t>
            </w:r>
          </w:p>
        </w:tc>
      </w:tr>
    </w:tbl>
    <w:p w:rsidR="001A5F59" w:rsidRDefault="001A5F59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1A5F59" w:rsidRDefault="001A5F59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1A5F59" w:rsidRDefault="00BE46AD" w:rsidP="001A5F59">
      <w:pPr>
        <w:pStyle w:val="2"/>
        <w:pBdr>
          <w:bottom w:val="single" w:sz="6" w:space="11" w:color="D0D0D0"/>
        </w:pBdr>
        <w:spacing w:line="248" w:lineRule="atLeast"/>
        <w:rPr>
          <w:rFonts w:ascii="dotum" w:eastAsia="돋움" w:hAnsi="dotum" w:hint="eastAsia"/>
          <w:color w:val="5C5C5C"/>
          <w:sz w:val="19"/>
          <w:szCs w:val="19"/>
        </w:rPr>
      </w:pPr>
      <w:hyperlink r:id="rId31" w:history="1"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리눅스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-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심볼릭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링크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방법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및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심볼릭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링크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찾기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(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검색</w:t>
        </w:r>
        <w:r w:rsidR="001A5F59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)</w:t>
        </w:r>
      </w:hyperlink>
    </w:p>
    <w:p w:rsidR="001A5F59" w:rsidRDefault="00BE46AD" w:rsidP="001A5F59">
      <w:pPr>
        <w:rPr>
          <w:rFonts w:ascii="dotum" w:eastAsia="돋움" w:hAnsi="dotum" w:hint="eastAsia"/>
          <w:color w:val="8A8A8A"/>
          <w:sz w:val="19"/>
          <w:szCs w:val="19"/>
        </w:rPr>
      </w:pPr>
      <w:hyperlink r:id="rId32" w:tgtFrame="_blank" w:history="1">
        <w:r w:rsidR="001A5F59">
          <w:rPr>
            <w:rStyle w:val="a8"/>
            <w:rFonts w:ascii="돋움" w:eastAsia="돋움" w:hAnsi="돋움" w:hint="eastAsia"/>
            <w:color w:val="8A8A8A"/>
            <w:sz w:val="19"/>
            <w:szCs w:val="19"/>
            <w:bdr w:val="none" w:sz="0" w:space="0" w:color="auto" w:frame="1"/>
          </w:rPr>
          <w:t>http://sir.co.kr/bbs/tb.php/pl_linux/48/8baf21e80b144ca37a42cf87cd20e7c0</w:t>
        </w:r>
      </w:hyperlink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This</w:t>
      </w:r>
      <w:r w:rsidR="001A5F59">
        <w:rPr>
          <w:rFonts w:ascii="dotum" w:eastAsia="돋움" w:hAnsi="dotum"/>
          <w:color w:val="8A8A8A"/>
          <w:sz w:val="19"/>
          <w:szCs w:val="19"/>
        </w:rPr>
        <w:t>님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하드링크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같은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경우는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inode</w:t>
      </w:r>
      <w:r w:rsidR="001A5F59">
        <w:rPr>
          <w:rFonts w:ascii="dotum" w:eastAsia="돋움" w:hAnsi="dotum"/>
          <w:color w:val="8A8A8A"/>
          <w:sz w:val="19"/>
          <w:szCs w:val="19"/>
        </w:rPr>
        <w:t>번호가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같기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때문에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ls -li </w:t>
      </w:r>
      <w:r w:rsidR="001A5F59">
        <w:rPr>
          <w:rFonts w:ascii="dotum" w:eastAsia="돋움" w:hAnsi="dotum"/>
          <w:color w:val="8A8A8A"/>
          <w:sz w:val="19"/>
          <w:szCs w:val="19"/>
        </w:rPr>
        <w:t>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inode</w:t>
      </w:r>
      <w:r w:rsidR="001A5F59">
        <w:rPr>
          <w:rFonts w:ascii="dotum" w:eastAsia="돋움" w:hAnsi="dotum"/>
          <w:color w:val="8A8A8A"/>
          <w:sz w:val="19"/>
          <w:szCs w:val="19"/>
        </w:rPr>
        <w:t>번호를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알아내서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find / -inum n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이렇게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찾으면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될것입니다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심볼릭링크는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링크하고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있는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넘이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링크된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넘과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전혀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엉뚱한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이름을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갖고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있기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때문에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찾기가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쫌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어려울것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같네요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find / -type l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하면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심볼릭링크만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쭉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찾아서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보여줍니다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이것들이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무엇을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링크하고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있는지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볼려면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-printf </w:t>
      </w:r>
      <w:r w:rsidR="001A5F59">
        <w:rPr>
          <w:rFonts w:ascii="dotum" w:eastAsia="돋움" w:hAnsi="dotum"/>
          <w:color w:val="8A8A8A"/>
          <w:sz w:val="19"/>
          <w:szCs w:val="19"/>
        </w:rPr>
        <w:t>옵션을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붙이면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되겠군요</w:t>
      </w:r>
      <w:r w:rsidR="001A5F59">
        <w:rPr>
          <w:rFonts w:ascii="dotum" w:eastAsia="돋움" w:hAnsi="dotum"/>
          <w:color w:val="8A8A8A"/>
          <w:sz w:val="19"/>
          <w:szCs w:val="19"/>
        </w:rPr>
        <w:t>..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find /home/sangwan -type l -printf "%p --&gt; %l\n"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마지막으로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grep </w:t>
      </w:r>
      <w:r w:rsidR="001A5F59">
        <w:rPr>
          <w:rFonts w:ascii="dotum" w:eastAsia="돋움" w:hAnsi="dotum"/>
          <w:color w:val="8A8A8A"/>
          <w:sz w:val="19"/>
          <w:szCs w:val="19"/>
        </w:rPr>
        <w:t>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이용해서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찾고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싶은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것을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골라낼려면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find /home/sangwan -type l -printf "%p --&gt; %l\n" | grep aaa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하면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되겠습니다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//------------------------------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swinter</w:t>
      </w:r>
      <w:r w:rsidR="001A5F59">
        <w:rPr>
          <w:rFonts w:ascii="dotum" w:eastAsia="돋움" w:hAnsi="dotum"/>
          <w:color w:val="8A8A8A"/>
          <w:sz w:val="19"/>
          <w:szCs w:val="19"/>
        </w:rPr>
        <w:t>님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symbolic link </w:t>
      </w:r>
      <w:r w:rsidR="001A5F59">
        <w:rPr>
          <w:rFonts w:ascii="dotum" w:eastAsia="돋움" w:hAnsi="dotum"/>
          <w:color w:val="8A8A8A"/>
          <w:sz w:val="19"/>
          <w:szCs w:val="19"/>
        </w:rPr>
        <w:t>방법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(</w:t>
      </w:r>
      <w:r w:rsidR="001A5F59">
        <w:rPr>
          <w:rFonts w:ascii="dotum" w:eastAsia="돋움" w:hAnsi="dotum"/>
          <w:color w:val="8A8A8A"/>
          <w:sz w:val="19"/>
          <w:szCs w:val="19"/>
        </w:rPr>
        <w:t>현재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위치가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그누보드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폴더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밑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이라고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가정하고</w:t>
      </w:r>
      <w:r w:rsidR="001A5F59">
        <w:rPr>
          <w:rFonts w:ascii="dotum" w:eastAsia="돋움" w:hAnsi="dotum"/>
          <w:color w:val="8A8A8A"/>
          <w:sz w:val="19"/>
          <w:szCs w:val="19"/>
        </w:rPr>
        <w:t>)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1. </w:t>
      </w:r>
      <w:r w:rsidR="001A5F59">
        <w:rPr>
          <w:rFonts w:ascii="dotum" w:eastAsia="돋움" w:hAnsi="dotum"/>
          <w:color w:val="8A8A8A"/>
          <w:sz w:val="19"/>
          <w:szCs w:val="19"/>
        </w:rPr>
        <w:t>그누보드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폴더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밑의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data </w:t>
      </w:r>
      <w:r w:rsidR="001A5F59">
        <w:rPr>
          <w:rFonts w:ascii="dotum" w:eastAsia="돋움" w:hAnsi="dotum"/>
          <w:color w:val="8A8A8A"/>
          <w:sz w:val="19"/>
          <w:szCs w:val="19"/>
        </w:rPr>
        <w:t>폴더를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최상위로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복사한다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&gt; cp -r data ../data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2. </w:t>
      </w:r>
      <w:r w:rsidR="001A5F59">
        <w:rPr>
          <w:rFonts w:ascii="dotum" w:eastAsia="돋움" w:hAnsi="dotum"/>
          <w:color w:val="8A8A8A"/>
          <w:sz w:val="19"/>
          <w:szCs w:val="19"/>
        </w:rPr>
        <w:t>그누보드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폴더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밑의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data </w:t>
      </w:r>
      <w:r w:rsidR="001A5F59">
        <w:rPr>
          <w:rFonts w:ascii="dotum" w:eastAsia="돋움" w:hAnsi="dotum"/>
          <w:color w:val="8A8A8A"/>
          <w:sz w:val="19"/>
          <w:szCs w:val="19"/>
        </w:rPr>
        <w:t>폴더를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없애거나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이름을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바꾼다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&gt; mv data data_imsi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3. </w:t>
      </w:r>
      <w:r w:rsidR="001A5F59">
        <w:rPr>
          <w:rFonts w:ascii="dotum" w:eastAsia="돋움" w:hAnsi="dotum"/>
          <w:color w:val="8A8A8A"/>
          <w:sz w:val="19"/>
          <w:szCs w:val="19"/>
        </w:rPr>
        <w:t>그누보드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폴더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밑에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최상위의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data </w:t>
      </w:r>
      <w:r w:rsidR="001A5F59">
        <w:rPr>
          <w:rFonts w:ascii="dotum" w:eastAsia="돋움" w:hAnsi="dotum"/>
          <w:color w:val="8A8A8A"/>
          <w:sz w:val="19"/>
          <w:szCs w:val="19"/>
        </w:rPr>
        <w:t>폴더로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가는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심볼릭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링크를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만든다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&gt; ln -s ../data data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4. </w:t>
      </w:r>
      <w:r w:rsidR="001A5F59">
        <w:rPr>
          <w:rFonts w:ascii="dotum" w:eastAsia="돋움" w:hAnsi="dotum"/>
          <w:color w:val="8A8A8A"/>
          <w:sz w:val="19"/>
          <w:szCs w:val="19"/>
        </w:rPr>
        <w:t>확인한다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&gt; ls -al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화면에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이렇게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나오는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지</w:t>
      </w:r>
      <w:r w:rsidR="001A5F59">
        <w:rPr>
          <w:rFonts w:ascii="dotum" w:eastAsia="돋움" w:hAnsi="dotum"/>
          <w:color w:val="8A8A8A"/>
          <w:sz w:val="19"/>
          <w:szCs w:val="19"/>
        </w:rPr>
        <w:t xml:space="preserve"> </w:t>
      </w:r>
      <w:r w:rsidR="001A5F59">
        <w:rPr>
          <w:rFonts w:ascii="dotum" w:eastAsia="돋움" w:hAnsi="dotum"/>
          <w:color w:val="8A8A8A"/>
          <w:sz w:val="19"/>
          <w:szCs w:val="19"/>
        </w:rPr>
        <w:t>확인한다</w:t>
      </w:r>
      <w:r w:rsidR="001A5F59">
        <w:rPr>
          <w:rFonts w:ascii="dotum" w:eastAsia="돋움" w:hAnsi="dotum"/>
          <w:color w:val="8A8A8A"/>
          <w:sz w:val="19"/>
          <w:szCs w:val="19"/>
        </w:rPr>
        <w:t>.</w:t>
      </w:r>
      <w:r w:rsidR="001A5F59">
        <w:rPr>
          <w:rStyle w:val="apple-converted-space"/>
          <w:rFonts w:ascii="dotum" w:eastAsia="돋움" w:hAnsi="dotum"/>
          <w:color w:val="8A8A8A"/>
          <w:sz w:val="19"/>
          <w:szCs w:val="19"/>
        </w:rPr>
        <w:t> </w:t>
      </w:r>
      <w:r w:rsidR="001A5F59">
        <w:rPr>
          <w:rFonts w:ascii="돋움" w:eastAsia="돋움" w:hAnsi="돋움" w:hint="eastAsia"/>
          <w:color w:val="8A8A8A"/>
          <w:sz w:val="19"/>
          <w:szCs w:val="19"/>
        </w:rPr>
        <w:br/>
      </w:r>
      <w:r w:rsidR="001A5F59">
        <w:rPr>
          <w:rFonts w:ascii="dotum" w:eastAsia="돋움" w:hAnsi="dotum"/>
          <w:color w:val="8A8A8A"/>
          <w:sz w:val="19"/>
          <w:szCs w:val="19"/>
        </w:rPr>
        <w:t>~~~~~~~~~~~~~~~~~~~~~~ data -&gt; ../data/</w:t>
      </w:r>
    </w:p>
    <w:p w:rsidR="001A5F59" w:rsidRDefault="001A5F59" w:rsidP="001A5F59">
      <w:pPr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9"/>
          <w:szCs w:val="19"/>
        </w:rPr>
        <w:t>출처 :</w:t>
      </w:r>
      <w:r>
        <w:rPr>
          <w:rStyle w:val="apple-converted-space"/>
          <w:rFonts w:ascii="돋움" w:eastAsia="돋움" w:hAnsi="돋움" w:hint="eastAsia"/>
          <w:color w:val="8A8A8A"/>
          <w:sz w:val="19"/>
          <w:szCs w:val="19"/>
        </w:rPr>
        <w:t> </w:t>
      </w:r>
      <w:hyperlink r:id="rId33" w:history="1">
        <w:r>
          <w:rPr>
            <w:rStyle w:val="a8"/>
            <w:rFonts w:ascii="돋움" w:eastAsia="돋움" w:hAnsi="돋움" w:hint="eastAsia"/>
            <w:color w:val="8A8A8A"/>
            <w:sz w:val="19"/>
            <w:szCs w:val="19"/>
            <w:bdr w:val="none" w:sz="0" w:space="0" w:color="auto" w:frame="1"/>
          </w:rPr>
          <w:t>http://gnusr.com/g4/bbs/board.php?bo_table=test_scrap&amp;wr_id=156</w:t>
        </w:r>
      </w:hyperlink>
    </w:p>
    <w:p w:rsidR="00D92289" w:rsidRDefault="00D92289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D92289" w:rsidRPr="00D92289" w:rsidRDefault="00D92289" w:rsidP="00D92289">
      <w:pPr>
        <w:widowControl/>
        <w:autoSpaceDE/>
        <w:autoSpaceDN/>
        <w:spacing w:before="288" w:after="100" w:afterAutospacing="1" w:line="294" w:lineRule="atLeast"/>
        <w:ind w:left="1000" w:hanging="400"/>
        <w:jc w:val="left"/>
        <w:outlineLvl w:val="2"/>
        <w:rPr>
          <w:rFonts w:ascii="Arial" w:eastAsia="굴림" w:hAnsi="Arial" w:cs="Arial"/>
          <w:b/>
          <w:bCs/>
          <w:color w:val="CDCDE2"/>
          <w:kern w:val="0"/>
          <w:sz w:val="27"/>
          <w:szCs w:val="27"/>
        </w:rPr>
      </w:pPr>
      <w:bookmarkStart w:id="3" w:name="3539927"/>
      <w:r w:rsidRPr="00D92289">
        <w:rPr>
          <w:rFonts w:ascii="Arial" w:eastAsia="굴림" w:hAnsi="Arial" w:cs="Arial"/>
          <w:b/>
          <w:bCs/>
          <w:color w:val="CDCDE2"/>
          <w:kern w:val="0"/>
          <w:sz w:val="27"/>
          <w:szCs w:val="27"/>
        </w:rPr>
        <w:lastRenderedPageBreak/>
        <w:t xml:space="preserve">tar </w:t>
      </w:r>
      <w:r w:rsidRPr="00D92289">
        <w:rPr>
          <w:rFonts w:ascii="Arial" w:eastAsia="굴림" w:hAnsi="Arial" w:cs="Arial"/>
          <w:b/>
          <w:bCs/>
          <w:color w:val="CDCDE2"/>
          <w:kern w:val="0"/>
          <w:sz w:val="27"/>
          <w:szCs w:val="27"/>
        </w:rPr>
        <w:t>압축</w:t>
      </w:r>
      <w:bookmarkEnd w:id="3"/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tar - GNU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버전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도우미</w:t>
      </w:r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설명서는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tarfile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이라고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알려진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묶거나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있도록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GNU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버전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프로그램에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대한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설명이다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tarfile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테이프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드라이브에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수도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, tarfile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일반적인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보통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수도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첫번째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인수로는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반드시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Acdrtux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중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하나의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들어가야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하고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,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선택적인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기능이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덧붙여진다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마지막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인수로는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압축될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파일이나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디렉토리의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오게된다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디렉토리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경우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언제나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하위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디렉토리가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함께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많이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사용하는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일반적인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</w:t>
      </w:r>
    </w:p>
    <w:p w:rsidR="00D92289" w:rsidRPr="00343BF3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b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[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압축할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때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] tar cvzf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파일명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.tar.gz &lt;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디렉토리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&gt;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또는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파일</w:t>
      </w:r>
      <w:r w:rsidRPr="00343BF3">
        <w:rPr>
          <w:rFonts w:ascii="Arial" w:eastAsia="굴림" w:hAnsi="Arial" w:cs="Arial"/>
          <w:b/>
          <w:color w:val="4E515B"/>
          <w:kern w:val="0"/>
          <w:sz w:val="31"/>
        </w:rPr>
        <w:t> 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br/>
        <w:t>[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압축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해제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 xml:space="preserve">] tar xvzf 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파일명</w:t>
      </w:r>
      <w:r w:rsidRPr="00343BF3">
        <w:rPr>
          <w:rFonts w:ascii="Arial" w:eastAsia="굴림" w:hAnsi="Arial" w:cs="Arial"/>
          <w:b/>
          <w:color w:val="4E515B"/>
          <w:kern w:val="0"/>
          <w:sz w:val="31"/>
          <w:szCs w:val="19"/>
        </w:rPr>
        <w:t>.tar.gz</w:t>
      </w:r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[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예제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]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tar -xvvf foo.tar : foo.tar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파일을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푼다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.</w:t>
      </w:r>
      <w:r w:rsidRPr="00645BFA">
        <w:rPr>
          <w:rFonts w:ascii="Arial" w:eastAsia="굴림" w:hAnsi="Arial" w:cs="Arial"/>
          <w:b/>
          <w:color w:val="4E515B"/>
          <w:kern w:val="0"/>
          <w:sz w:val="29"/>
        </w:rPr>
        <w:t> 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br/>
        <w:t>tar -xvvzf foo.tar.gz : gzip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으로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압축된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foo.tar.gz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파일을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푼다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.</w:t>
      </w:r>
      <w:r w:rsidRPr="00645BFA">
        <w:rPr>
          <w:rFonts w:ascii="Arial" w:eastAsia="굴림" w:hAnsi="Arial" w:cs="Arial"/>
          <w:b/>
          <w:color w:val="4E515B"/>
          <w:kern w:val="0"/>
          <w:sz w:val="29"/>
        </w:rPr>
        <w:t> 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br/>
        <w:t xml:space="preserve">tar -cvvf foo.tar </w:t>
      </w:r>
      <w:r w:rsidR="0004561B">
        <w:rPr>
          <w:rFonts w:ascii="Arial" w:eastAsia="굴림" w:hAnsi="Arial" w:cs="Arial" w:hint="eastAsia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foo/ : foo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디렉토리에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있는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내용물을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foo.tar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파일로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 xml:space="preserve"> 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묶는다</w:t>
      </w:r>
      <w:r w:rsidRPr="00645BFA">
        <w:rPr>
          <w:rFonts w:ascii="Arial" w:eastAsia="굴림" w:hAnsi="Arial" w:cs="Arial"/>
          <w:b/>
          <w:color w:val="4E515B"/>
          <w:kern w:val="0"/>
          <w:sz w:val="29"/>
          <w:szCs w:val="19"/>
        </w:rPr>
        <w:t>.</w:t>
      </w:r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기능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반드시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아래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중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하나가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들어가야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-A, --catenate, --concatenate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추가한다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-c, --create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새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만든다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-d, --diff, --compare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혹은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시스템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간의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점을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찾는다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--delete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파일에서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지운다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 (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자기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테이프에는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쓰면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안됨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!)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-r, --append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끝에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덧붙인다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-t, --list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내용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보여준다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-u, --update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사본보다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새로운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파일만을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덧붙인다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-x, --extract, --get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것에서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</w:p>
    <w:p w:rsidR="00D92289" w:rsidRPr="00D92289" w:rsidRDefault="00D92289" w:rsidP="00D92289">
      <w:pPr>
        <w:widowControl/>
        <w:autoSpaceDE/>
        <w:autoSpaceDN/>
        <w:spacing w:before="100" w:beforeAutospacing="1" w:after="100" w:afterAutospacing="1" w:line="294" w:lineRule="atLeast"/>
        <w:jc w:val="left"/>
        <w:rPr>
          <w:rFonts w:ascii="Arial" w:eastAsia="굴림" w:hAnsi="Arial" w:cs="Arial"/>
          <w:color w:val="4E515B"/>
          <w:kern w:val="0"/>
          <w:sz w:val="19"/>
          <w:szCs w:val="19"/>
        </w:rPr>
      </w:pP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부가적인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--atime-preserve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덤프된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접근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시간을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바꾸지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-b, --block-size N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블럭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크기를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N x 512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바이트로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정한다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 (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기본값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N = 20)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-B, --read-full-blocks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블럭을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재지정한다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(4.2BSD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파이프를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읽기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위함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-C, --directory DIR : DIR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디렉토리로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바꾸고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작업을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--checkpoint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동안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디렉토리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-f, --file [HOSTNAME:]F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혹은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장치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F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(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기본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"-",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표준입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/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나타낸다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--force-local : colon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문자가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있더라도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지역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처리한다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-F, --info-script F --new-volume-script F : run script at end of each tape (implies -M)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테이프의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끝에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도달하면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스크립트를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실행한다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(-M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포함된다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-G, --incremental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GNU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형식으로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incremental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백업을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-g, --listed-incremental F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새로운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GNU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형식으로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incremental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백업을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-h, --dereference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심볼릭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링크를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묶지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그것이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가리키는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묶는다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-i, --ignore-zeros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크기가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0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것은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무시한다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 (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보통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EOF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의미한다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-j, --bzip2 : bzip2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필터를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사용하여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.bz2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푼다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--ignore-failed-read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없는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있더라도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종료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코드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0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출력하지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-k, --keep-old-files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기존에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유지한다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있으면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덮어쓰지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lastRenderedPageBreak/>
        <w:t xml:space="preserve">-K, --starting-file F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F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에서부터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시작한다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-l, --one-file-system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로컬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시스템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안의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놓는다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-L, --tape-length N : N * 1024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바이트를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테이프를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바꾼다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-m, --modification-time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변경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시간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정보를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유지하지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-M, --multi-volume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여러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개로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나눠진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-N, --after-date DATE, --newer DATE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주어진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DATE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새로운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-o, --old-archive, --portability : ANSI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형식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대신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V7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형식으로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-O, --to-stdout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표준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파일들을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-p, --same-permissions, --preserve-permissions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모든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퍼미션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정보를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유지한다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-P, --absolute-paths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맨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앞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`/'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문자를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버리지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않는다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--preserve : -p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-s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함께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것과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같다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-R, --record-number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레코드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번호를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각각의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메시지로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보여준다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--remove-files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덧붙인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지운다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-s, --same-order, --preserve-order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똑같은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순서로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--same-owner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같은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소유권으로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파일들을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풀어낸다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--numeric-owner : user/group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항상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숫자를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-S, --sparse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듬성한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효율적으로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다룬다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-T, --files-from F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F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에서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추출하거나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만든다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--null : -T reads null-terminated names, disable -C -C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비활성화하고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, -T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null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끝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나는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읽는다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--totals : --create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만들어진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바이트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총합을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-v, --verbose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처리중인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자세하게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보여준다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-V, --label NAME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볼륨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이름을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NAME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--version : tar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프로그램의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버전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정보를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-w, --interactive, --confirmation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각각을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처리할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마다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물어본다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-W, --verify : attempt to verify the archive after writing it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후에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점검한다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--exclude=FILE : FILE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제외한다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-X, --exclude-from FILE : FILE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목록에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것을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제외한다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-Z, --compress, --uncompress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compress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압축하거나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푼다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-z, --gzip, --ungzip : gzip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으로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압축하거나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푼다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--use-compress-program PROG : PROG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파일을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처리한다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 (PROG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반드시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-d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처리해야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.)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--block-compress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테이프에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저장할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때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압축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프로그램의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출력을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막는다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--rsh-command=CMD : `rsh'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대신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원격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COMMAND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.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옵션은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표준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`rsh'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대신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원격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장치에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접근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수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있는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다른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것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(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예를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들어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, Kerberized `rsh')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사용하는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사람들을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위해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필요하다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br/>
        <w:t xml:space="preserve">-[0-7][lmh] :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드라이브와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밀도를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 xml:space="preserve"> 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지정한다</w:t>
      </w:r>
      <w:r w:rsidRPr="00D92289">
        <w:rPr>
          <w:rFonts w:ascii="Arial" w:eastAsia="굴림" w:hAnsi="Arial" w:cs="Arial"/>
          <w:color w:val="4E515B"/>
          <w:kern w:val="0"/>
          <w:sz w:val="19"/>
          <w:szCs w:val="19"/>
        </w:rPr>
        <w:t>.</w:t>
      </w:r>
      <w:r w:rsidRPr="00D92289">
        <w:rPr>
          <w:rFonts w:ascii="Arial" w:eastAsia="굴림" w:hAnsi="Arial" w:cs="Arial"/>
          <w:color w:val="4E515B"/>
          <w:kern w:val="0"/>
          <w:sz w:val="19"/>
        </w:rPr>
        <w:t> </w:t>
      </w:r>
    </w:p>
    <w:p w:rsidR="00D92289" w:rsidRDefault="00D92289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D92289" w:rsidRDefault="00BE46AD" w:rsidP="00D92289">
      <w:pPr>
        <w:pStyle w:val="2"/>
        <w:spacing w:line="279" w:lineRule="atLeast"/>
        <w:rPr>
          <w:rFonts w:ascii="돋움" w:eastAsia="돋움" w:hAnsi="돋움"/>
          <w:color w:val="000000"/>
        </w:rPr>
      </w:pPr>
      <w:hyperlink r:id="rId34" w:history="1">
        <w:r w:rsidR="00D92289">
          <w:rPr>
            <w:rStyle w:val="a8"/>
            <w:rFonts w:ascii="dotum" w:eastAsia="돋움" w:hAnsi="dotum"/>
            <w:color w:val="222222"/>
            <w:sz w:val="28"/>
            <w:szCs w:val="28"/>
          </w:rPr>
          <w:t xml:space="preserve">SCP </w:t>
        </w:r>
        <w:r w:rsidR="00D92289">
          <w:rPr>
            <w:rStyle w:val="a8"/>
            <w:rFonts w:ascii="dotum" w:eastAsia="돋움" w:hAnsi="dotum"/>
            <w:color w:val="222222"/>
            <w:sz w:val="28"/>
            <w:szCs w:val="28"/>
          </w:rPr>
          <w:t>명령어</w:t>
        </w:r>
      </w:hyperlink>
    </w:p>
    <w:p w:rsidR="00D92289" w:rsidRDefault="00BE46AD" w:rsidP="00D92289">
      <w:pPr>
        <w:spacing w:line="170" w:lineRule="atLeast"/>
        <w:rPr>
          <w:rFonts w:ascii="dotum" w:eastAsia="돋움" w:hAnsi="dotum" w:hint="eastAsia"/>
          <w:color w:val="9F9F9F"/>
          <w:sz w:val="17"/>
          <w:szCs w:val="17"/>
        </w:rPr>
      </w:pPr>
      <w:hyperlink r:id="rId35" w:history="1">
        <w:r w:rsidR="00D92289">
          <w:rPr>
            <w:rStyle w:val="a8"/>
            <w:rFonts w:ascii="dotum" w:eastAsia="돋움" w:hAnsi="dotum"/>
            <w:color w:val="9F9F9F"/>
            <w:sz w:val="17"/>
            <w:szCs w:val="17"/>
          </w:rPr>
          <w:t>남순</w:t>
        </w:r>
        <w:r w:rsidR="00D92289">
          <w:rPr>
            <w:rStyle w:val="a8"/>
            <w:rFonts w:ascii="dotum" w:eastAsia="돋움" w:hAnsi="dotum"/>
            <w:color w:val="9F9F9F"/>
            <w:sz w:val="17"/>
            <w:szCs w:val="17"/>
          </w:rPr>
          <w:t xml:space="preserve">'s </w:t>
        </w:r>
        <w:r w:rsidR="00D92289">
          <w:rPr>
            <w:rStyle w:val="a8"/>
            <w:rFonts w:ascii="dotum" w:eastAsia="돋움" w:hAnsi="dotum"/>
            <w:color w:val="9F9F9F"/>
            <w:sz w:val="17"/>
            <w:szCs w:val="17"/>
          </w:rPr>
          <w:t>개발자이야기</w:t>
        </w:r>
        <w:r w:rsidR="00D92289">
          <w:rPr>
            <w:rStyle w:val="a8"/>
            <w:rFonts w:ascii="dotum" w:eastAsia="돋움" w:hAnsi="dotum"/>
            <w:color w:val="9F9F9F"/>
            <w:sz w:val="17"/>
            <w:szCs w:val="17"/>
          </w:rPr>
          <w:t>/linux</w:t>
        </w:r>
      </w:hyperlink>
    </w:p>
    <w:p w:rsidR="00D92289" w:rsidRDefault="00D92289" w:rsidP="00D92289">
      <w:pPr>
        <w:pStyle w:val="ab"/>
        <w:spacing w:before="0" w:beforeAutospacing="0" w:after="0" w:afterAutospacing="0"/>
        <w:rPr>
          <w:rFonts w:ascii="dotum" w:eastAsia="돋움" w:hAnsi="dotum" w:hint="eastAsia"/>
          <w:color w:val="909090"/>
          <w:sz w:val="19"/>
          <w:szCs w:val="19"/>
        </w:rPr>
      </w:pPr>
      <w:r>
        <w:rPr>
          <w:rStyle w:val="a9"/>
          <w:rFonts w:ascii="dotum" w:eastAsia="돋움" w:hAnsi="dotum"/>
          <w:color w:val="D41A01"/>
          <w:sz w:val="19"/>
          <w:szCs w:val="19"/>
        </w:rPr>
        <w:t>SCP ?</w:t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Fonts w:ascii="dotum" w:eastAsia="돋움" w:hAnsi="dotum"/>
          <w:color w:val="909090"/>
          <w:sz w:val="19"/>
          <w:szCs w:val="19"/>
        </w:rPr>
        <w:t>원격으로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파일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복사</w:t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Style w:val="a9"/>
          <w:rFonts w:ascii="dotum" w:eastAsia="돋움" w:hAnsi="dotum"/>
          <w:color w:val="D41A01"/>
          <w:sz w:val="19"/>
          <w:szCs w:val="19"/>
        </w:rPr>
        <w:t xml:space="preserve">GET </w:t>
      </w:r>
      <w:r>
        <w:rPr>
          <w:rStyle w:val="a9"/>
          <w:rFonts w:ascii="dotum" w:eastAsia="돋움" w:hAnsi="dotum"/>
          <w:color w:val="D41A01"/>
          <w:sz w:val="19"/>
          <w:szCs w:val="19"/>
        </w:rPr>
        <w:t>사용법</w:t>
      </w:r>
      <w:r>
        <w:rPr>
          <w:rStyle w:val="a9"/>
          <w:rFonts w:ascii="dotum" w:eastAsia="돋움" w:hAnsi="dotum"/>
          <w:color w:val="D41A01"/>
          <w:sz w:val="19"/>
          <w:szCs w:val="19"/>
        </w:rPr>
        <w:t xml:space="preserve"> ?</w:t>
      </w:r>
      <w:r>
        <w:rPr>
          <w:rFonts w:ascii="dotum" w:eastAsia="돋움" w:hAnsi="dotum"/>
          <w:color w:val="909090"/>
          <w:sz w:val="19"/>
          <w:szCs w:val="19"/>
        </w:rPr>
        <w:br/>
        <w:t>scp [</w:t>
      </w:r>
      <w:r>
        <w:rPr>
          <w:rFonts w:ascii="dotum" w:eastAsia="돋움" w:hAnsi="dotum"/>
          <w:color w:val="909090"/>
          <w:sz w:val="19"/>
          <w:szCs w:val="19"/>
        </w:rPr>
        <w:t>옵션</w:t>
      </w:r>
      <w:r>
        <w:rPr>
          <w:rFonts w:ascii="dotum" w:eastAsia="돋움" w:hAnsi="dotum"/>
          <w:color w:val="909090"/>
          <w:sz w:val="19"/>
          <w:szCs w:val="19"/>
        </w:rPr>
        <w:t xml:space="preserve">] [user@host:] file1 [...] : </w:t>
      </w:r>
      <w:r>
        <w:rPr>
          <w:rFonts w:ascii="dotum" w:eastAsia="돋움" w:hAnsi="dotum"/>
          <w:color w:val="909090"/>
          <w:sz w:val="19"/>
          <w:szCs w:val="19"/>
        </w:rPr>
        <w:t>원본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파일의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변경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시간</w:t>
      </w:r>
      <w:r>
        <w:rPr>
          <w:rFonts w:ascii="dotum" w:eastAsia="돋움" w:hAnsi="dotum"/>
          <w:color w:val="909090"/>
          <w:sz w:val="19"/>
          <w:szCs w:val="19"/>
        </w:rPr>
        <w:t xml:space="preserve">, </w:t>
      </w:r>
      <w:r>
        <w:rPr>
          <w:rFonts w:ascii="dotum" w:eastAsia="돋움" w:hAnsi="dotum"/>
          <w:color w:val="909090"/>
          <w:sz w:val="19"/>
          <w:szCs w:val="19"/>
        </w:rPr>
        <w:t>액세스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시간</w:t>
      </w:r>
      <w:r>
        <w:rPr>
          <w:rFonts w:ascii="dotum" w:eastAsia="돋움" w:hAnsi="dotum"/>
          <w:color w:val="909090"/>
          <w:sz w:val="19"/>
          <w:szCs w:val="19"/>
        </w:rPr>
        <w:t xml:space="preserve">, </w:t>
      </w:r>
      <w:r>
        <w:rPr>
          <w:rFonts w:ascii="dotum" w:eastAsia="돋움" w:hAnsi="dotum"/>
          <w:color w:val="909090"/>
          <w:sz w:val="19"/>
          <w:szCs w:val="19"/>
        </w:rPr>
        <w:t>모드를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변경하지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않고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그대로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보존한다</w:t>
      </w:r>
      <w:r>
        <w:rPr>
          <w:rFonts w:ascii="dotum" w:eastAsia="돋움" w:hAnsi="dotum"/>
          <w:color w:val="909090"/>
          <w:sz w:val="19"/>
          <w:szCs w:val="19"/>
        </w:rPr>
        <w:t>.</w:t>
      </w:r>
      <w:r>
        <w:rPr>
          <w:rFonts w:ascii="dotum" w:eastAsia="돋움" w:hAnsi="dotum"/>
          <w:color w:val="909090"/>
          <w:sz w:val="19"/>
          <w:szCs w:val="19"/>
        </w:rPr>
        <w:br/>
        <w:t xml:space="preserve">-r : </w:t>
      </w:r>
      <w:r>
        <w:rPr>
          <w:rFonts w:ascii="dotum" w:eastAsia="돋움" w:hAnsi="dotum"/>
          <w:color w:val="909090"/>
          <w:sz w:val="19"/>
          <w:szCs w:val="19"/>
        </w:rPr>
        <w:t>지정한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디렉토리의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하위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디렉토리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및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파일까지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복사한다</w:t>
      </w:r>
      <w:r>
        <w:rPr>
          <w:rFonts w:ascii="dotum" w:eastAsia="돋움" w:hAnsi="dotum"/>
          <w:color w:val="909090"/>
          <w:sz w:val="19"/>
          <w:szCs w:val="19"/>
        </w:rPr>
        <w:t>.</w:t>
      </w:r>
      <w:r>
        <w:rPr>
          <w:rStyle w:val="apple-converted-space"/>
          <w:rFonts w:ascii="dotum" w:eastAsia="돋움" w:hAnsi="dotum"/>
          <w:color w:val="909090"/>
          <w:sz w:val="19"/>
          <w:szCs w:val="19"/>
        </w:rPr>
        <w:t> </w:t>
      </w:r>
      <w:r>
        <w:rPr>
          <w:rFonts w:ascii="dotum" w:eastAsia="돋움" w:hAnsi="dotum"/>
          <w:color w:val="909090"/>
          <w:sz w:val="19"/>
          <w:szCs w:val="19"/>
        </w:rPr>
        <w:br/>
        <w:t xml:space="preserve">-v : </w:t>
      </w:r>
      <w:r>
        <w:rPr>
          <w:rFonts w:ascii="dotum" w:eastAsia="돋움" w:hAnsi="dotum"/>
          <w:color w:val="909090"/>
          <w:sz w:val="19"/>
          <w:szCs w:val="19"/>
        </w:rPr>
        <w:t>상세한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진행사항을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보여준다</w:t>
      </w:r>
      <w:r>
        <w:rPr>
          <w:rFonts w:ascii="dotum" w:eastAsia="돋움" w:hAnsi="dotum"/>
          <w:color w:val="909090"/>
          <w:sz w:val="19"/>
          <w:szCs w:val="19"/>
        </w:rPr>
        <w:t>.</w:t>
      </w:r>
      <w:r>
        <w:rPr>
          <w:rStyle w:val="apple-converted-space"/>
          <w:rFonts w:ascii="dotum" w:eastAsia="돋움" w:hAnsi="dotum"/>
          <w:color w:val="909090"/>
          <w:sz w:val="19"/>
          <w:szCs w:val="19"/>
        </w:rPr>
        <w:t> </w:t>
      </w:r>
      <w:r>
        <w:rPr>
          <w:rFonts w:ascii="dotum" w:eastAsia="돋움" w:hAnsi="dotum"/>
          <w:color w:val="909090"/>
          <w:sz w:val="19"/>
          <w:szCs w:val="19"/>
        </w:rPr>
        <w:br/>
        <w:t xml:space="preserve">-F ssh_config : </w:t>
      </w:r>
      <w:r>
        <w:rPr>
          <w:rFonts w:ascii="dotum" w:eastAsia="돋움" w:hAnsi="dotum"/>
          <w:color w:val="909090"/>
          <w:sz w:val="19"/>
          <w:szCs w:val="19"/>
        </w:rPr>
        <w:t>지정한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설정파일을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사용한다</w:t>
      </w:r>
      <w:r>
        <w:rPr>
          <w:rFonts w:ascii="dotum" w:eastAsia="돋움" w:hAnsi="dotum"/>
          <w:color w:val="909090"/>
          <w:sz w:val="19"/>
          <w:szCs w:val="19"/>
        </w:rPr>
        <w:t>.</w:t>
      </w:r>
      <w:r>
        <w:rPr>
          <w:rStyle w:val="apple-converted-space"/>
          <w:rFonts w:ascii="dotum" w:eastAsia="돋움" w:hAnsi="dotum"/>
          <w:color w:val="909090"/>
          <w:sz w:val="19"/>
          <w:szCs w:val="19"/>
        </w:rPr>
        <w:t> </w:t>
      </w:r>
      <w:r>
        <w:rPr>
          <w:rFonts w:ascii="dotum" w:eastAsia="돋움" w:hAnsi="dotum"/>
          <w:color w:val="909090"/>
          <w:sz w:val="19"/>
          <w:szCs w:val="19"/>
        </w:rPr>
        <w:br/>
        <w:t xml:space="preserve">-P port : </w:t>
      </w:r>
      <w:r>
        <w:rPr>
          <w:rFonts w:ascii="dotum" w:eastAsia="돋움" w:hAnsi="dotum"/>
          <w:color w:val="909090"/>
          <w:sz w:val="19"/>
          <w:szCs w:val="19"/>
        </w:rPr>
        <w:t>지정한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포트로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접속시도를</w:t>
      </w:r>
      <w:r>
        <w:rPr>
          <w:rFonts w:ascii="dotum" w:eastAsia="돋움" w:hAnsi="dotum"/>
          <w:color w:val="909090"/>
          <w:sz w:val="19"/>
          <w:szCs w:val="19"/>
        </w:rPr>
        <w:t xml:space="preserve"> </w:t>
      </w:r>
      <w:r>
        <w:rPr>
          <w:rFonts w:ascii="dotum" w:eastAsia="돋움" w:hAnsi="dotum"/>
          <w:color w:val="909090"/>
          <w:sz w:val="19"/>
          <w:szCs w:val="19"/>
        </w:rPr>
        <w:t>한다</w:t>
      </w:r>
      <w:r>
        <w:rPr>
          <w:rFonts w:ascii="dotum" w:eastAsia="돋움" w:hAnsi="dotum"/>
          <w:color w:val="909090"/>
          <w:sz w:val="19"/>
          <w:szCs w:val="19"/>
        </w:rPr>
        <w:t>.</w:t>
      </w:r>
      <w:r>
        <w:rPr>
          <w:rStyle w:val="apple-converted-space"/>
          <w:rFonts w:ascii="dotum" w:eastAsia="돋움" w:hAnsi="dotum"/>
          <w:color w:val="909090"/>
          <w:sz w:val="19"/>
          <w:szCs w:val="19"/>
        </w:rPr>
        <w:t> </w:t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Style w:val="a9"/>
          <w:rFonts w:ascii="dotum" w:eastAsia="돋움" w:hAnsi="dotum"/>
          <w:color w:val="D41A01"/>
          <w:sz w:val="19"/>
          <w:szCs w:val="19"/>
        </w:rPr>
        <w:t>ex&gt;</w:t>
      </w:r>
      <w:r>
        <w:rPr>
          <w:rFonts w:ascii="dotum" w:eastAsia="돋움" w:hAnsi="dotum"/>
          <w:color w:val="909090"/>
          <w:sz w:val="19"/>
          <w:szCs w:val="19"/>
        </w:rPr>
        <w:br/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scp -P 30</w:t>
      </w:r>
      <w:r w:rsidRPr="00D9632D">
        <w:rPr>
          <w:rStyle w:val="apple-converted-space"/>
          <w:rFonts w:ascii="dotum" w:eastAsia="돋움" w:hAnsi="dotum"/>
          <w:b/>
          <w:color w:val="909090"/>
          <w:sz w:val="22"/>
          <w:szCs w:val="19"/>
        </w:rPr>
        <w:t> </w:t>
      </w:r>
      <w:hyperlink r:id="rId36" w:history="1">
        <w:r w:rsidRPr="00D9632D">
          <w:rPr>
            <w:rStyle w:val="a8"/>
            <w:rFonts w:ascii="dotum" w:eastAsia="돋움" w:hAnsi="dotum"/>
            <w:b/>
            <w:color w:val="7DBB1C"/>
            <w:sz w:val="22"/>
            <w:szCs w:val="19"/>
          </w:rPr>
          <w:t>nam@211.215.2.1:/data/backup.sh</w:t>
        </w:r>
      </w:hyperlink>
      <w:r w:rsidRPr="00D9632D">
        <w:rPr>
          <w:rStyle w:val="apple-converted-space"/>
          <w:rFonts w:ascii="dotum" w:eastAsia="돋움" w:hAnsi="dotum"/>
          <w:b/>
          <w:color w:val="909090"/>
          <w:sz w:val="22"/>
          <w:szCs w:val="19"/>
        </w:rPr>
        <w:t> 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.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br/>
        <w:t>211.215.2.1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의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host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의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30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포트를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사용해서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/data/backup.sh 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파일을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현재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디렉토리로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 xml:space="preserve"> copy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한다</w:t>
      </w:r>
      <w:r w:rsidRPr="00D9632D">
        <w:rPr>
          <w:rFonts w:ascii="dotum" w:eastAsia="돋움" w:hAnsi="dotum"/>
          <w:b/>
          <w:color w:val="909090"/>
          <w:sz w:val="22"/>
          <w:szCs w:val="19"/>
        </w:rPr>
        <w:t>.</w:t>
      </w:r>
      <w:r w:rsidRPr="00D9632D">
        <w:rPr>
          <w:rStyle w:val="apple-converted-space"/>
          <w:rFonts w:ascii="dotum" w:eastAsia="돋움" w:hAnsi="dotum"/>
          <w:color w:val="909090"/>
          <w:sz w:val="22"/>
          <w:szCs w:val="19"/>
        </w:rPr>
        <w:t> </w:t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Fonts w:ascii="dotum" w:eastAsia="돋움" w:hAnsi="dotum"/>
          <w:color w:val="909090"/>
          <w:sz w:val="19"/>
          <w:szCs w:val="19"/>
        </w:rPr>
        <w:br/>
      </w:r>
      <w:r>
        <w:rPr>
          <w:rStyle w:val="a9"/>
          <w:rFonts w:ascii="dotum" w:eastAsia="돋움" w:hAnsi="dotum"/>
          <w:color w:val="909090"/>
          <w:sz w:val="19"/>
          <w:szCs w:val="19"/>
        </w:rPr>
        <w:t xml:space="preserve">PUT </w:t>
      </w:r>
      <w:r>
        <w:rPr>
          <w:rStyle w:val="a9"/>
          <w:rFonts w:ascii="dotum" w:eastAsia="돋움" w:hAnsi="dotum"/>
          <w:color w:val="909090"/>
          <w:sz w:val="19"/>
          <w:szCs w:val="19"/>
        </w:rPr>
        <w:t>사용법</w:t>
      </w:r>
      <w:r>
        <w:rPr>
          <w:rStyle w:val="a9"/>
          <w:rFonts w:ascii="dotum" w:eastAsia="돋움" w:hAnsi="dotum"/>
          <w:color w:val="909090"/>
          <w:sz w:val="19"/>
          <w:szCs w:val="19"/>
        </w:rPr>
        <w:t xml:space="preserve"> ?</w:t>
      </w:r>
      <w:r>
        <w:rPr>
          <w:rFonts w:ascii="dotum" w:eastAsia="돋움" w:hAnsi="dotum"/>
          <w:color w:val="909090"/>
          <w:sz w:val="19"/>
          <w:szCs w:val="19"/>
        </w:rPr>
        <w:br/>
        <w:t>scp [</w:t>
      </w:r>
      <w:r>
        <w:rPr>
          <w:rFonts w:ascii="dotum" w:eastAsia="돋움" w:hAnsi="dotum"/>
          <w:color w:val="909090"/>
          <w:sz w:val="19"/>
          <w:szCs w:val="19"/>
        </w:rPr>
        <w:t>옵션</w:t>
      </w:r>
      <w:r>
        <w:rPr>
          <w:rFonts w:ascii="dotum" w:eastAsia="돋움" w:hAnsi="dotum"/>
          <w:color w:val="909090"/>
          <w:sz w:val="19"/>
          <w:szCs w:val="19"/>
        </w:rPr>
        <w:t>] [</w:t>
      </w:r>
      <w:r>
        <w:rPr>
          <w:rFonts w:ascii="dotum" w:eastAsia="돋움" w:hAnsi="dotum"/>
          <w:color w:val="909090"/>
          <w:sz w:val="19"/>
          <w:szCs w:val="19"/>
        </w:rPr>
        <w:t>파일명</w:t>
      </w:r>
      <w:r>
        <w:rPr>
          <w:rFonts w:ascii="dotum" w:eastAsia="돋움" w:hAnsi="dotum"/>
          <w:color w:val="909090"/>
          <w:sz w:val="19"/>
          <w:szCs w:val="19"/>
        </w:rPr>
        <w:t>] [user@host:][</w:t>
      </w:r>
      <w:r>
        <w:rPr>
          <w:rFonts w:ascii="dotum" w:eastAsia="돋움" w:hAnsi="dotum"/>
          <w:color w:val="909090"/>
          <w:sz w:val="19"/>
          <w:szCs w:val="19"/>
        </w:rPr>
        <w:t>경로명</w:t>
      </w:r>
      <w:r>
        <w:rPr>
          <w:rFonts w:ascii="dotum" w:eastAsia="돋움" w:hAnsi="dotum"/>
          <w:color w:val="909090"/>
          <w:sz w:val="19"/>
          <w:szCs w:val="19"/>
        </w:rPr>
        <w:t>]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맑은 고딕" w:eastAsia="맑은 고딕" w:hAnsi="맑은 고딕" w:cs="굴림"/>
          <w:color w:val="000000"/>
          <w:kern w:val="0"/>
          <w:sz w:val="18"/>
          <w:szCs w:val="18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scp [계정]@[서버주소]:[소스경로] [받을경로]</w:t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scp에 -r 옵션을 주어 디렉토리를 받을 수도 있다</w:t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예를 들어)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scp jhcho@cdev1.embider.com:/home/tftp/hddapps_KT_$FIRMWARE.tar.gz ~/MegaTV/USBFirmware/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거꾸로 해도 됨. 즉, 로컬의 파일을 원격지로 보낼 수도 있다.</w:t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예를 들어)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scp /home/xxxx/test.txt xxxx@xxx.xxx.xxx.xxx:/home/xxxx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</w:rPr>
        <w:t>일반적인 사용법은</w:t>
      </w:r>
    </w:p>
    <w:p w:rsidR="00900678" w:rsidRPr="00900678" w:rsidRDefault="00900678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00678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scp [보낼파일] [받을파일]</w:t>
      </w:r>
    </w:p>
    <w:p w:rsidR="00900678" w:rsidRPr="00900678" w:rsidRDefault="00BE46AD" w:rsidP="00900678">
      <w:pPr>
        <w:widowControl/>
        <w:wordWrap/>
        <w:autoSpaceDE/>
        <w:autoSpaceDN/>
        <w:spacing w:line="285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E46AD">
        <w:rPr>
          <w:rFonts w:ascii="맑은 고딕" w:eastAsia="맑은 고딕" w:hAnsi="맑은 고딕" w:cs="굴림"/>
          <w:color w:val="000000"/>
          <w:kern w:val="0"/>
          <w:sz w:val="18"/>
        </w:rPr>
        <w:pict>
          <v:rect id="_x0000_i1029" style="width:0;height:1.5pt" o:hralign="center" o:hrstd="t" o:hr="t" fillcolor="gray" stroked="f"/>
        </w:pict>
      </w:r>
    </w:p>
    <w:p w:rsidR="00900678" w:rsidRDefault="00900678" w:rsidP="00900678">
      <w:pPr>
        <w:pStyle w:val="ab"/>
        <w:spacing w:before="0" w:beforeAutospacing="0" w:after="0" w:afterAutospacing="0"/>
        <w:rPr>
          <w:rFonts w:ascii="dotum" w:eastAsia="돋움" w:hAnsi="dotum" w:hint="eastAsia"/>
          <w:color w:val="909090"/>
          <w:sz w:val="19"/>
          <w:szCs w:val="19"/>
        </w:rPr>
      </w:pPr>
      <w:r w:rsidRPr="00900678">
        <w:rPr>
          <w:rFonts w:ascii="맑은 고딕" w:eastAsia="맑은 고딕" w:hAnsi="맑은 고딕" w:hint="eastAsia"/>
          <w:color w:val="000000"/>
          <w:sz w:val="18"/>
          <w:szCs w:val="18"/>
        </w:rPr>
        <w:br/>
      </w:r>
      <w:r w:rsidRPr="00900678">
        <w:rPr>
          <w:rFonts w:ascii="맑은 고딕" w:eastAsia="맑은 고딕" w:hAnsi="맑은 고딕" w:hint="eastAsia"/>
          <w:color w:val="000000"/>
          <w:sz w:val="18"/>
        </w:rPr>
        <w:t>※참고 - http://apollo89.com/blog/110</w:t>
      </w:r>
    </w:p>
    <w:p w:rsidR="00940651" w:rsidRDefault="00940651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11"/>
        <w:gridCol w:w="6298"/>
        <w:gridCol w:w="4205"/>
      </w:tblGrid>
      <w:tr w:rsidR="00940651" w:rsidTr="00940651">
        <w:trPr>
          <w:tblCellSpacing w:w="0" w:type="dxa"/>
        </w:trPr>
        <w:tc>
          <w:tcPr>
            <w:tcW w:w="0" w:type="auto"/>
            <w:gridSpan w:val="2"/>
            <w:tcMar>
              <w:top w:w="124" w:type="dxa"/>
              <w:left w:w="155" w:type="dxa"/>
              <w:bottom w:w="0" w:type="dxa"/>
              <w:right w:w="0" w:type="dxa"/>
            </w:tcMar>
            <w:vAlign w:val="center"/>
            <w:hideMark/>
          </w:tcPr>
          <w:p w:rsidR="00940651" w:rsidRDefault="00940651" w:rsidP="00940651">
            <w:pPr>
              <w:spacing w:line="294" w:lineRule="atLeast"/>
              <w:rPr>
                <w:rFonts w:ascii="dotum" w:eastAsia="굴림" w:hAnsi="dotum" w:cs="굴림" w:hint="eastAsia"/>
                <w:b/>
                <w:bCs/>
                <w:color w:val="505050"/>
                <w:szCs w:val="20"/>
              </w:rPr>
            </w:pPr>
            <w:r>
              <w:rPr>
                <w:rFonts w:ascii="dotum" w:hAnsi="dotum"/>
                <w:b/>
                <w:bCs/>
                <w:color w:val="505050"/>
                <w:szCs w:val="20"/>
              </w:rPr>
              <w:lastRenderedPageBreak/>
              <w:t>[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팁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/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테크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]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리눅스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서버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설치와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원격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접속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>구성</w:t>
            </w:r>
            <w:r>
              <w:rPr>
                <w:rFonts w:ascii="dotum" w:hAnsi="dotum"/>
                <w:b/>
                <w:bCs/>
                <w:color w:val="505050"/>
                <w:szCs w:val="20"/>
              </w:rPr>
              <w:t xml:space="preserve"> I</w:t>
            </w:r>
          </w:p>
        </w:tc>
        <w:tc>
          <w:tcPr>
            <w:tcW w:w="1800" w:type="dxa"/>
            <w:tcMar>
              <w:top w:w="93" w:type="dxa"/>
              <w:left w:w="0" w:type="dxa"/>
              <w:bottom w:w="0" w:type="dxa"/>
              <w:right w:w="93" w:type="dxa"/>
            </w:tcMar>
            <w:vAlign w:val="center"/>
            <w:hideMark/>
          </w:tcPr>
          <w:p w:rsidR="00940651" w:rsidRDefault="00940651">
            <w:pPr>
              <w:spacing w:line="279" w:lineRule="atLeast"/>
              <w:jc w:val="right"/>
              <w:rPr>
                <w:rFonts w:ascii="dotum" w:eastAsia="굴림" w:hAnsi="dotum" w:cs="굴림" w:hint="eastAsia"/>
                <w:color w:val="454545"/>
                <w:sz w:val="19"/>
                <w:szCs w:val="19"/>
              </w:rPr>
            </w:pPr>
            <w:r>
              <w:rPr>
                <w:rFonts w:ascii="dotum" w:hAnsi="dotum" w:hint="eastAsia"/>
                <w:noProof/>
                <w:color w:val="454545"/>
                <w:sz w:val="19"/>
                <w:szCs w:val="19"/>
              </w:rPr>
              <w:drawing>
                <wp:inline distT="0" distB="0" distL="0" distR="0">
                  <wp:extent cx="501650" cy="206375"/>
                  <wp:effectExtent l="19050" t="0" r="0" b="0"/>
                  <wp:docPr id="23" name="그림 5" descr="http://www.ilovepc.co.kr/skin/board/magazine_thumb/img/btn_trackback.gif">
                    <a:hlinkClick xmlns:a="http://schemas.openxmlformats.org/drawingml/2006/main" r:id="rId37" tooltip="&quot;주소 복사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ilovepc.co.kr/skin/board/magazine_thumb/img/btn_trackback.gif">
                            <a:hlinkClick r:id="rId37" tooltip="&quot;주소 복사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20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651" w:rsidTr="00940651">
        <w:trPr>
          <w:gridBefore w:val="1"/>
          <w:trHeight w:val="450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940651" w:rsidRDefault="00940651" w:rsidP="00940651">
            <w:pPr>
              <w:spacing w:line="279" w:lineRule="atLeast"/>
              <w:rPr>
                <w:rFonts w:ascii="dotum" w:hAnsi="dotum" w:hint="eastAsia"/>
                <w:color w:val="454545"/>
                <w:sz w:val="19"/>
                <w:szCs w:val="19"/>
              </w:rPr>
            </w:pPr>
            <w:r>
              <w:rPr>
                <w:rFonts w:ascii="dotum" w:hAnsi="dotum"/>
                <w:color w:val="454545"/>
                <w:sz w:val="19"/>
                <w:szCs w:val="19"/>
              </w:rPr>
              <w:t>&lt; PC</w:t>
            </w:r>
            <w:r>
              <w:rPr>
                <w:rFonts w:ascii="dotum" w:hAnsi="dotum"/>
                <w:color w:val="454545"/>
                <w:sz w:val="19"/>
                <w:szCs w:val="19"/>
              </w:rPr>
              <w:t>사랑</w:t>
            </w:r>
            <w:r>
              <w:rPr>
                <w:rFonts w:ascii="dotum" w:hAnsi="dotum"/>
                <w:color w:val="454545"/>
                <w:sz w:val="19"/>
                <w:szCs w:val="19"/>
              </w:rPr>
              <w:t xml:space="preserve"> &gt; 09-10-25 12:31</w:t>
            </w:r>
          </w:p>
          <w:p w:rsidR="00940651" w:rsidRDefault="00940651" w:rsidP="00940651">
            <w:pPr>
              <w:spacing w:line="279" w:lineRule="atLeast"/>
              <w:rPr>
                <w:rFonts w:ascii="dotum" w:eastAsia="굴림" w:hAnsi="dotum" w:cs="굴림" w:hint="eastAsia"/>
                <w:color w:val="454545"/>
                <w:sz w:val="19"/>
                <w:szCs w:val="19"/>
              </w:rPr>
            </w:pPr>
            <w:r>
              <w:rPr>
                <w:rFonts w:ascii="dotum" w:hAnsi="dotum" w:hint="eastAsia"/>
                <w:noProof/>
                <w:color w:val="454545"/>
                <w:sz w:val="19"/>
                <w:szCs w:val="19"/>
              </w:rPr>
              <w:drawing>
                <wp:inline distT="0" distB="0" distL="0" distR="0">
                  <wp:extent cx="177165" cy="157480"/>
                  <wp:effectExtent l="19050" t="0" r="0" b="0"/>
                  <wp:docPr id="22" name="그림 6" descr="http://www.ilovepc.co.kr/skin/board/magazine_thumb/img/icon_vie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ilovepc.co.kr/skin/board/magazine_thumb/img/icon_vie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57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pple-converted-space"/>
                <w:rFonts w:ascii="dotum" w:hAnsi="dotum"/>
                <w:color w:val="454545"/>
                <w:sz w:val="19"/>
                <w:szCs w:val="19"/>
              </w:rPr>
              <w:t> </w:t>
            </w:r>
            <w:r>
              <w:rPr>
                <w:rFonts w:ascii="dotum" w:hAnsi="dotum"/>
                <w:color w:val="454545"/>
                <w:sz w:val="19"/>
                <w:szCs w:val="19"/>
              </w:rPr>
              <w:t>조회</w:t>
            </w:r>
            <w:r>
              <w:rPr>
                <w:rFonts w:ascii="dotum" w:hAnsi="dotum"/>
                <w:color w:val="454545"/>
                <w:sz w:val="19"/>
                <w:szCs w:val="19"/>
              </w:rPr>
              <w:t xml:space="preserve"> : 3,962  </w:t>
            </w:r>
          </w:p>
        </w:tc>
      </w:tr>
      <w:tr w:rsidR="00940651" w:rsidTr="00940651">
        <w:trPr>
          <w:gridBefore w:val="1"/>
          <w:tblCellSpacing w:w="0" w:type="dxa"/>
        </w:trPr>
        <w:tc>
          <w:tcPr>
            <w:tcW w:w="0" w:type="auto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  <w:vAlign w:val="center"/>
            <w:hideMark/>
          </w:tcPr>
          <w:p w:rsidR="00940651" w:rsidRDefault="00940651">
            <w:pPr>
              <w:spacing w:line="341" w:lineRule="atLeast"/>
              <w:rPr>
                <w:rFonts w:ascii="Arial" w:eastAsia="굴림" w:hAnsi="Arial" w:cs="Arial"/>
                <w:color w:val="111111"/>
                <w:sz w:val="22"/>
              </w:rPr>
            </w:pPr>
            <w:r>
              <w:rPr>
                <w:rFonts w:ascii="Arial" w:hAnsi="Arial" w:cs="Arial"/>
                <w:color w:val="111111"/>
                <w:sz w:val="22"/>
              </w:rPr>
              <w:t>이번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달부터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6</w:t>
            </w:r>
            <w:r>
              <w:rPr>
                <w:rFonts w:ascii="Arial" w:hAnsi="Arial" w:cs="Arial"/>
                <w:color w:val="111111"/>
                <w:sz w:val="22"/>
              </w:rPr>
              <w:t>개월에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걸쳐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운영체제를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이용해서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구축해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본다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</w:rPr>
              <w:t>리눅스의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가장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큰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매력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중에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하나가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무료로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여러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가지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네트워크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구축할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있다는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점이다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</w:rPr>
              <w:t>공짜지만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서비스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품질과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성능은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유료인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유닉스와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서버에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뒤지지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않는다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</w:rPr>
              <w:t>리눅스의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기본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명령어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정도만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이해하고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있는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초보자라도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구축할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있도록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수준을</w:t>
            </w:r>
            <w:r>
              <w:rPr>
                <w:rFonts w:ascii="Arial" w:hAnsi="Arial" w:cs="Arial"/>
                <w:color w:val="111111"/>
                <w:sz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</w:rPr>
              <w:t>맞췄다</w:t>
            </w:r>
            <w:r>
              <w:rPr>
                <w:rFonts w:ascii="Arial" w:hAnsi="Arial" w:cs="Arial"/>
                <w:color w:val="111111"/>
                <w:sz w:val="22"/>
              </w:rPr>
              <w:t>.</w:t>
            </w:r>
          </w:p>
        </w:tc>
      </w:tr>
      <w:tr w:rsidR="00940651" w:rsidTr="00940651">
        <w:trPr>
          <w:gridBefore w:val="1"/>
          <w:trHeight w:val="2250"/>
          <w:tblCellSpacing w:w="0" w:type="dxa"/>
        </w:trPr>
        <w:tc>
          <w:tcPr>
            <w:tcW w:w="0" w:type="auto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  <w:vAlign w:val="center"/>
            <w:hideMark/>
          </w:tcPr>
          <w:p w:rsidR="00940651" w:rsidRDefault="00940651">
            <w:pPr>
              <w:spacing w:line="279" w:lineRule="atLeast"/>
              <w:rPr>
                <w:rFonts w:ascii="dotum" w:hAnsi="dotum" w:hint="eastAsia"/>
                <w:color w:val="454545"/>
                <w:sz w:val="19"/>
                <w:szCs w:val="19"/>
              </w:rPr>
            </w:pPr>
            <w:r>
              <w:rPr>
                <w:rFonts w:ascii="dotum" w:hAnsi="dotum" w:hint="eastAsia"/>
                <w:noProof/>
                <w:color w:val="454545"/>
                <w:sz w:val="19"/>
                <w:szCs w:val="19"/>
              </w:rPr>
              <w:drawing>
                <wp:inline distT="0" distB="0" distL="0" distR="0">
                  <wp:extent cx="6479540" cy="4768850"/>
                  <wp:effectExtent l="19050" t="0" r="0" b="0"/>
                  <wp:docPr id="21" name="그림 7" descr="http://www.ilovepc.co.kr/data/file/software/751156403_037527cd_1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lovepc.co.kr/data/file/software/751156403_037527cd_1-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76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tum" w:hAnsi="dotum"/>
                <w:color w:val="454545"/>
                <w:sz w:val="19"/>
                <w:szCs w:val="19"/>
              </w:rPr>
              <w:br/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lastRenderedPageBreak/>
              <w:drawing>
                <wp:inline distT="0" distB="0" distL="0" distR="0">
                  <wp:extent cx="6479540" cy="5083175"/>
                  <wp:effectExtent l="19050" t="0" r="0" b="0"/>
                  <wp:docPr id="8" name="그림 8" descr="http://www.ilovepc.co.kr/data/cheditor4/0910/QtdlXGtfL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ilovepc.co.kr/data/cheditor4/0910/QtdlXGtfL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508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서버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실행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우재남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GIS DB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구축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2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컨설팅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전문회사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디티솔루션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개발</w:t>
            </w:r>
            <w:hyperlink r:id="rId4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팀장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. 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뇌를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자극하는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레드햇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권의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책을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내놓았다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1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리눅스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설치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,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원격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구성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하기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2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구성하기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II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3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아파치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웹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49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만들기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I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4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아파치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웹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만들기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II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5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 MySQL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데이터베이스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구성하기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6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: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만드는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네트워크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hyperlink r:id="rId52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리눅스</w:t>
              </w:r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 xml:space="preserve"> </w:t>
              </w:r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서버</w:t>
              </w:r>
            </w:hyperlink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설치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hyperlink r:id="rId5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서버용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PC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따로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만들어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만들어도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되지만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일반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적으로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많이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쓰는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윈도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PC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프로그램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이용했지만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별도의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PC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작업하는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것도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다르지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않다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배포판은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유료로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많이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쓰이는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레드햇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엔터프라이즈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공개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받기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(Fedora Linux)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안정화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써도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상관은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lastRenderedPageBreak/>
              <w:t>mirrors.fedoraproject.org/publiclist/fedora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미러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사이트를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빠르게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받으려면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국내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미러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사이트에서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받는다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386(x86)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DVD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59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ISO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Fedora-10-i386-DVD.iso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크기는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3.5GB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정도다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DVD ISO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찾기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어렵다면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mirrors.kernel.org/fedora/releases/10/Fedora/i386/iso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받아도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VM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설치와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hyperlink r:id="rId61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머신</w:t>
              </w:r>
            </w:hyperlink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만들기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b/>
                <w:bCs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있지만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2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무료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Vmware Server 1.0.9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써보자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Vmware Server 1.0.9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register.vmware.com/content/</w:t>
            </w:r>
            <w:hyperlink r:id="rId6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download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-109.html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, register.vmware.com/content/registration.html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시리얼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번호를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XP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비스타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2008,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7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이용한다면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Vmware Workstation 6.5.3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버전을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써야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30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평가판은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6" w:tgtFrame="_blank" w:history="1">
              <w:r>
                <w:rPr>
                  <w:rStyle w:val="a8"/>
                  <w:rFonts w:ascii="Arial" w:hAnsi="Arial" w:cs="Arial"/>
                  <w:color w:val="454545"/>
                  <w:sz w:val="22"/>
                  <w:szCs w:val="22"/>
                </w:rPr>
                <w:t>www.vmware.com/products/ws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시리얼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번호를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일반적인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응용프로그램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다르지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않다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마지막에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[Vmware Server Console]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뜬다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[Local host]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[OK]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누르면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끝난다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[Local host]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보이지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않는다면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종료하고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몇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뒤에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실행한다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머신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만들기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만들어야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먼저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용어를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기억해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둔다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호스트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OS(Host OS)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PC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운영체제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XP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호스트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OS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게스트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OS(Guest OS)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69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운영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체제다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게스트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OS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메뉴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File → New → Virtual Machine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눌러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계속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클릭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[Select a Guest Operation System]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운영체제를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 xml:space="preserve">[Name the Virtual Machine]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[Virtual machine name]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기억하기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쉬운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‘Fedora’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[Location]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자동으로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‘C:\Virtual Machines\Fedora’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2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저장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폴더다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[Network Type]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반드시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[Use network address translation (NAT)]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네트</w:t>
            </w:r>
            <w:hyperlink r:id="rId7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워크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구성한다는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뜻이다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[Disk capacity]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머신의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하드디스크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크기를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정한다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기본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값인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8GB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그대로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[Allow all disk space now]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체크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없앤다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이것을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체크하면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운영체제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느리다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2831465"/>
                  <wp:effectExtent l="19050" t="0" r="0" b="0"/>
                  <wp:docPr id="9" name="그림 9" descr="http://www.ilovepc.co.kr/data/cheditor4/0910/o2eVd5keEwVMXAbErTaLMfF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ilovepc.co.kr/data/cheditor4/0910/o2eVd5keEwVMXAbErTaLMfF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2831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새로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7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옵션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[Floppy]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필요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없으므로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왼쪽의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[Edit virtual machine setting]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클릭한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체크를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없앤다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lastRenderedPageBreak/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4808220"/>
                  <wp:effectExtent l="19050" t="0" r="0" b="0"/>
                  <wp:docPr id="10" name="그림 10" descr="http://www.ilovepc.co.kr/data/cheditor4/0910/R1z4xtNjUVfnOoJdJG5TOp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ilovepc.co.kr/data/cheditor4/0910/R1z4xtNjUVfnOoJdJG5TOp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80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[Guest operation system]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[Linux], [Version]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[Other Linux 2.6.x kernel]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설치하기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아니더라도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방법은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같다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과정은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한번이라도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깔아봤다면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쉽게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따라갈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있으므로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자세하게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설명하지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않는다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hyperlink r:id="rId8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지금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부터는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옵션을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단계별로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지정한다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메시지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한글이므로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읽어보고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[Disk Found]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오른쪽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화살표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눌러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[Skip]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이동한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Enter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여기서부터는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머신에서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2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마우스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언어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스크롤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아래로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[Korean (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한국어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)]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키보드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기본값인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[U.S English]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둔다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경고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뜨는데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무시하고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컴퓨터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기본값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[localhost.localdomain],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시간대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아시아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(Seoul)]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 xml:space="preserve">root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계정의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암호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단순하면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경고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뜨지만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누르면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계속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파티션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분할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기본값인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드라이브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~]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경고창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나오면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디스크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변경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사항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기본값을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실제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운영할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때는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용도에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맞게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직접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설정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좋다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설치할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패키지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뜨면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사무와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생산성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소프트웨어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개발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체크하고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누르면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약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1,300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개의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패키지가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설치되므로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시간이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조금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걸린다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끝나고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재부팅하면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사용자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생성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만든다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여기서는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암호를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89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모두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‘fedora’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입력했지만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이용자가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넣어도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앞으로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계속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완료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경고창이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뜨면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[No, do not send]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lastRenderedPageBreak/>
              <w:drawing>
                <wp:inline distT="0" distB="0" distL="0" distR="0">
                  <wp:extent cx="6479540" cy="4198620"/>
                  <wp:effectExtent l="19050" t="0" r="0" b="0"/>
                  <wp:docPr id="11" name="그림 11" descr="http://www.ilovepc.co.kr/data/cheditor4/0910/yNX8TZkbLyykaqDuAN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ilovepc.co.kr/data/cheditor4/0910/yNX8TZkbLyykaqDuAN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19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가상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머신에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설치한다면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왼쪽의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[Devices]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[CD-ROM (IDE 1:0)]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더블클릭하고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[Use ISO image]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골라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[Browse]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눌러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ISO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메뉴의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Power → Power On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실제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PC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설치하려면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9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이미지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DVD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굽고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부팅한다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1691005"/>
                  <wp:effectExtent l="19050" t="0" r="0" b="0"/>
                  <wp:docPr id="12" name="그림 12" descr="http://www.ilovepc.co.kr/data/cheditor4/0910/h1qhHjyRbh9W1eTQ6ou4m1rm9vM814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ilovepc.co.kr/data/cheditor4/0910/h1qhHjyRbh9W1eTQ6ou4m1rm9vM814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169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 xml:space="preserve">ISO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부팅하면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뜬다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color w:val="111111"/>
                <w:sz w:val="22"/>
                <w:szCs w:val="22"/>
              </w:rPr>
              <w:lastRenderedPageBreak/>
              <w:drawing>
                <wp:inline distT="0" distB="0" distL="0" distR="0">
                  <wp:extent cx="6479540" cy="7856220"/>
                  <wp:effectExtent l="19050" t="0" r="0" b="0"/>
                  <wp:docPr id="13" name="그림 13" descr="http://www.ilovepc.co.kr/data/cheditor4/0910/lSt1sltNbTvQ4TzHZfLuJxRZipZEk4j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ilovepc.co.kr/data/cheditor4/0910/lSt1sltNbTvQ4TzHZfLuJxRZipZEk4j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785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‘X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로그인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골라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로그인한다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b/>
                <w:bCs/>
                <w:noProof/>
                <w:color w:val="111111"/>
                <w:sz w:val="22"/>
                <w:szCs w:val="22"/>
              </w:rPr>
              <w:lastRenderedPageBreak/>
              <w:drawing>
                <wp:inline distT="0" distB="0" distL="0" distR="0">
                  <wp:extent cx="6479540" cy="4857115"/>
                  <wp:effectExtent l="19050" t="0" r="0" b="0"/>
                  <wp:docPr id="14" name="그림 14" descr="http://www.ilovepc.co.kr/data/cheditor4/0910/z7ZJF2daC7WUO6dcA1q59sE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ilovepc.co.kr/data/cheditor4/0910/z7ZJF2daC7WUO6dcA1q59sE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85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처음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부팅한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X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root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활성화와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  SELinux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hyperlink r:id="rId95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기능</w:t>
              </w:r>
            </w:hyperlink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끄기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b/>
                <w:bCs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root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X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없도록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설정되어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대부분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하므로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로그인할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있도록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변경한다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왼쪽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위의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메뉴에서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→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9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시스템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도구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→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9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터미널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눌러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연다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‘su ?’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일반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권한을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부여하도록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바꾸는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vi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에디터로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‘/etc/pam.d/gdm’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3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행의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앞에서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9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주석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(#)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vi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에디터로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‘/etc/sysconfig/selinux’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6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행을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‘SELINUX=disabled’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고친다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재부팅한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로그인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 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화면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hyperlink r:id="rId99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해상</w:t>
              </w:r>
            </w:hyperlink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도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변경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해상도가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기본값인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800×600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화소로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설정되어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해상도를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높여보자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X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메뉴의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시스템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→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→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하드웨어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→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해상도를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1,024×768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이상으로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적용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lastRenderedPageBreak/>
              <w:drawing>
                <wp:inline distT="0" distB="0" distL="0" distR="0">
                  <wp:extent cx="6479540" cy="7659370"/>
                  <wp:effectExtent l="19050" t="0" r="0" b="0"/>
                  <wp:docPr id="15" name="그림 15" descr="http://www.ilovepc.co.kr/data/cheditor4/0910/GG5lX6xEenLJvqomdx3E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ilovepc.co.kr/data/cheditor4/0910/GG5lX6xEenLJvqomdx3E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7659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화면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해상도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변경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VM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웨어로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현재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hyperlink r:id="rId102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환경</w:t>
              </w:r>
            </w:hyperlink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저장하기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끝난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현재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상태를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스냅샷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(snapshot)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저장하자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스냅샷은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윈도의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복구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기능처럼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현재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상태를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저장했다가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필요할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되돌리는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기능이다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충돌하는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부분이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있으므로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저장한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스냅샷을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초기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상태에서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만드는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좋다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스냅샷을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만들려면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종료한다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VM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웨어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메뉴의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Snapshot → Take Snapshot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Snapshot → Revert to Snapshot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현재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상태로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되돌릴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lastRenderedPageBreak/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구성하기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네트워크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때마다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PC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작업할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없다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일반적으로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조정하는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많다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따라서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필요한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것인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 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필요한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기능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중에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널리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쓰이는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(Telnet)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구축한다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요즘은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4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보안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5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문제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않지만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기본적인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구성의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개념을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배우기에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좋다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프로그램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설치하기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10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‘telnet-server’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라는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yum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‘yum  -y  install 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패키지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저장소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(Repository)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자동으로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‘yum -y install telnet-server’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라고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Enter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누르면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설정하기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접속하려면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몇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옵션을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바꿔야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vi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에디터로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‘/etc/xinetd.d/telnet’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파일을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맨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아래줄을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‘disable = no’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6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수정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이렇게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털넷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작동한다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‘/etc/init.d/xinetd restart’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데몬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xinetd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시작한다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23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포트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(TCP)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‘system-config-firewall’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다음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그림처럼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설정을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바꾼다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‘ifconfig eth0’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서버의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0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IP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확인한다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3313430"/>
                  <wp:effectExtent l="19050" t="0" r="0" b="0"/>
                  <wp:docPr id="16" name="그림 16" descr="http://www.ilovepc.co.kr/data/cheditor4/0910/v7NnqHpr6xcLfRENXSrIMceD9ClkaAu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ilovepc.co.kr/data/cheditor4/0910/v7NnqHpr6xcLfRENXSrIMceD9ClkaAu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31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쓰는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23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포트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hyperlink r:id="rId109" w:tgtFrame="_blank" w:history="1">
              <w:r>
                <w:rPr>
                  <w:rStyle w:val="a8"/>
                  <w:rFonts w:ascii="Arial" w:hAnsi="Arial" w:cs="Arial"/>
                  <w:b/>
                  <w:bCs/>
                  <w:sz w:val="22"/>
                  <w:szCs w:val="22"/>
                </w:rPr>
                <w:t>테스트</w:t>
              </w:r>
            </w:hyperlink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되는지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테스트한다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시작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→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실행을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눌러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cmd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라고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Enter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키를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누르면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도스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창이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뜬다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‘telnet  IP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IP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IP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접속하지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못하게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막혀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있으므로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계정과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암호는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root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아닌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fedora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‘ls’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깨져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보인다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제대로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0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코드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UTF-8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eucKR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바꿔도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이렇게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깨져서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나온다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제대로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표시하려면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푸티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’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라는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1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클라이언트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lastRenderedPageBreak/>
              <w:t>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2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홈페이지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(kldp.net/projects/iputty)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받아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윈도에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푸티를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제대로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표시된다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3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인터넷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연결된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곳이라면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어디서도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관리할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1799590"/>
                  <wp:effectExtent l="19050" t="0" r="0" b="0"/>
                  <wp:docPr id="17" name="그림 17" descr="http://www.ilovepc.co.kr/data/cheditor4/0910/ACNA3YNh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ilovepc.co.kr/data/cheditor4/0910/ACNA3YNh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깨짐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3421380"/>
                  <wp:effectExtent l="19050" t="0" r="0" b="0"/>
                  <wp:docPr id="18" name="그림 18" descr="http://www.ilovepc.co.kr/data/cheditor4/0910/AYZuzqwYle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ilovepc.co.kr/data/cheditor4/0910/AYZuzqwYle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421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2428875"/>
                  <wp:effectExtent l="19050" t="0" r="0" b="0"/>
                  <wp:docPr id="19" name="그림 19" descr="http://www.ilovepc.co.kr/data/cheditor4/0910/ioKyvVPitCdaOTv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ilovepc.co.kr/data/cheditor4/0910/ioKyvVPitCdaOTv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>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세션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그림처럼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IP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주소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등을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제대로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표시된다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lastRenderedPageBreak/>
              <w:br/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보안을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위한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SSH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구성하기</w:t>
            </w:r>
            <w:r>
              <w:rPr>
                <w:rStyle w:val="apple-converted-space"/>
                <w:rFonts w:ascii="Arial" w:hAnsi="Arial" w:cs="Arial"/>
                <w:b/>
                <w:bCs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보안에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취약하기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때문에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최근에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보안이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7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강화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SSH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많이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거의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비슷한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방식이지만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8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암호화</w:t>
              </w:r>
            </w:hyperlink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덕에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보안에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강하다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서버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프로그램은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openSSH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깔아서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쓴다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openSSH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페도라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리눅스에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기본적으로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되어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터미널을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‘rpm  -qa  openssh-server’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치면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패키지가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설치되어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있는지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확인할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터미널에서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‘/etc/init.d/sshd restart’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입력해</w:t>
            </w:r>
            <w:r>
              <w:rPr>
                <w:rStyle w:val="apple-converted-space"/>
                <w:rFonts w:ascii="Arial" w:hAnsi="Arial" w:cs="Arial"/>
                <w:color w:val="111111"/>
                <w:sz w:val="22"/>
                <w:szCs w:val="22"/>
              </w:rPr>
              <w:t> </w:t>
            </w:r>
            <w:hyperlink r:id="rId119" w:tgtFrame="_blank" w:history="1">
              <w:r>
                <w:rPr>
                  <w:rStyle w:val="a8"/>
                  <w:rFonts w:ascii="Arial" w:hAnsi="Arial" w:cs="Arial"/>
                  <w:sz w:val="22"/>
                  <w:szCs w:val="22"/>
                </w:rPr>
                <w:t>서비스</w:t>
              </w:r>
            </w:hyperlink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시작한다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  ‘system-config-firewall’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명령어로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22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번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포트가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있는지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확인한다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noProof/>
                <w:color w:val="111111"/>
                <w:sz w:val="22"/>
                <w:szCs w:val="22"/>
              </w:rPr>
              <w:drawing>
                <wp:inline distT="0" distB="0" distL="0" distR="0">
                  <wp:extent cx="6479540" cy="4739005"/>
                  <wp:effectExtent l="19050" t="0" r="0" b="0"/>
                  <wp:docPr id="20" name="그림 20" descr="http://www.ilovepc.co.kr/data/cheditor4/0910/jQLv3oUrb1xfhSQzJeoIDWCzcWtpG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ilovepc.co.kr/data/cheditor4/0910/jQLv3oUrb1xfhSQzJeoIDWCzcWtpG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73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br/>
              <w:t xml:space="preserve">ssh 22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포트가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열려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있는지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확인한다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원격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접속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Style w:val="a9"/>
                <w:rFonts w:ascii="Arial" w:hAnsi="Arial" w:cs="Arial"/>
                <w:color w:val="111111"/>
                <w:sz w:val="22"/>
                <w:szCs w:val="22"/>
              </w:rPr>
              <w:t>테스트하기</w:t>
            </w:r>
            <w:r>
              <w:rPr>
                <w:rFonts w:ascii="Arial" w:hAnsi="Arial" w:cs="Arial"/>
                <w:b/>
                <w:bCs/>
                <w:color w:val="111111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푸티를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연결하는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것과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같은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방법으로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접속한다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 [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세션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]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에서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telnet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대신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SSH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선택해야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이용하는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방법은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텔넷과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같지만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보안이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강화되어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쉽게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해킹하지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못한다</w:t>
            </w:r>
            <w:r>
              <w:rPr>
                <w:rFonts w:ascii="Arial" w:hAnsi="Arial" w:cs="Arial"/>
                <w:color w:val="111111"/>
                <w:sz w:val="22"/>
                <w:szCs w:val="22"/>
              </w:rPr>
              <w:t>.</w:t>
            </w:r>
          </w:p>
          <w:p w:rsidR="00940651" w:rsidRDefault="00940651" w:rsidP="00940651">
            <w:pPr>
              <w:pStyle w:val="ab"/>
              <w:wordWrap w:val="0"/>
              <w:spacing w:before="0" w:beforeAutospacing="0" w:after="0" w:afterAutospacing="0" w:line="341" w:lineRule="atLeast"/>
              <w:rPr>
                <w:rFonts w:ascii="Arial" w:hAnsi="Arial" w:cs="Arial"/>
                <w:color w:val="111111"/>
                <w:sz w:val="22"/>
                <w:szCs w:val="22"/>
              </w:rPr>
            </w:pPr>
            <w:r>
              <w:rPr>
                <w:rFonts w:ascii="Arial" w:hAnsi="Arial" w:cs="Arial"/>
                <w:color w:val="111111"/>
                <w:sz w:val="22"/>
                <w:szCs w:val="22"/>
              </w:rPr>
              <w:t> </w:t>
            </w:r>
          </w:p>
        </w:tc>
      </w:tr>
    </w:tbl>
    <w:p w:rsidR="00940651" w:rsidRDefault="00940651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940651" w:rsidRDefault="00940651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D17996" w:rsidRDefault="00940651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lastRenderedPageBreak/>
        <w:t xml:space="preserve">런레벨 변경하기  x윈도우 들어가기 </w:t>
      </w:r>
    </w:p>
    <w:p w:rsidR="00940651" w:rsidRDefault="00940651" w:rsidP="00565113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I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nit 5</w:t>
      </w:r>
    </w:p>
    <w:p w:rsidR="005C4CF1" w:rsidRDefault="00BE46AD" w:rsidP="005C4CF1">
      <w:pPr>
        <w:pStyle w:val="1"/>
        <w:ind w:left="46"/>
        <w:rPr>
          <w:color w:val="000000"/>
          <w:sz w:val="29"/>
          <w:szCs w:val="29"/>
        </w:rPr>
      </w:pPr>
      <w:hyperlink r:id="rId121" w:history="1">
        <w:r w:rsidR="005C4CF1">
          <w:rPr>
            <w:rStyle w:val="a8"/>
            <w:rFonts w:hint="eastAsia"/>
            <w:color w:val="000000"/>
            <w:sz w:val="29"/>
            <w:szCs w:val="29"/>
          </w:rPr>
          <w:t>[Linux] runlevel</w:t>
        </w:r>
      </w:hyperlink>
    </w:p>
    <w:p w:rsidR="005C4CF1" w:rsidRDefault="005C4CF1" w:rsidP="005C4CF1">
      <w:pPr>
        <w:rPr>
          <w:color w:val="3074A5"/>
          <w:sz w:val="19"/>
          <w:szCs w:val="19"/>
        </w:rPr>
      </w:pPr>
      <w:r>
        <w:rPr>
          <w:noProof/>
          <w:color w:val="3074A5"/>
          <w:sz w:val="19"/>
          <w:szCs w:val="19"/>
        </w:rPr>
        <w:drawing>
          <wp:inline distT="0" distB="0" distL="0" distR="0">
            <wp:extent cx="107950" cy="88265"/>
            <wp:effectExtent l="19050" t="0" r="6350" b="0"/>
            <wp:docPr id="37" name="그림 37" descr="[레벨:1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[레벨:19]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member63"/>
          <w:rFonts w:hint="eastAsia"/>
          <w:color w:val="3074A5"/>
          <w:sz w:val="19"/>
          <w:szCs w:val="19"/>
        </w:rPr>
        <w:t>ikhwan</w:t>
      </w:r>
    </w:p>
    <w:p w:rsidR="005C4CF1" w:rsidRDefault="00BE46AD" w:rsidP="005C4CF1">
      <w:pPr>
        <w:spacing w:line="263" w:lineRule="atLeast"/>
        <w:rPr>
          <w:rFonts w:ascii="Tahoma" w:hAnsi="Tahoma" w:cs="Tahoma"/>
          <w:color w:val="444444"/>
          <w:sz w:val="17"/>
          <w:szCs w:val="17"/>
        </w:rPr>
      </w:pPr>
      <w:hyperlink r:id="rId123" w:history="1">
        <w:r w:rsidR="005C4CF1">
          <w:rPr>
            <w:rStyle w:val="a8"/>
            <w:rFonts w:ascii="Tahoma" w:hAnsi="Tahoma" w:cs="Tahoma"/>
            <w:color w:val="BBBBBB"/>
            <w:sz w:val="17"/>
            <w:szCs w:val="17"/>
          </w:rPr>
          <w:t>http://098.co.kr/22204</w:t>
        </w:r>
      </w:hyperlink>
    </w:p>
    <w:p w:rsidR="005C4CF1" w:rsidRDefault="005C4CF1" w:rsidP="005C4CF1">
      <w:pPr>
        <w:spacing w:line="263" w:lineRule="atLeast"/>
        <w:rPr>
          <w:rFonts w:ascii="Tahoma" w:hAnsi="Tahoma" w:cs="Tahoma"/>
          <w:color w:val="444444"/>
          <w:sz w:val="17"/>
          <w:szCs w:val="17"/>
        </w:rPr>
      </w:pPr>
      <w:r>
        <w:rPr>
          <w:rStyle w:val="a9"/>
          <w:rFonts w:ascii="Tahoma" w:hAnsi="Tahoma" w:cs="Tahoma"/>
          <w:color w:val="444444"/>
          <w:sz w:val="17"/>
          <w:szCs w:val="17"/>
        </w:rPr>
        <w:t>2008.11.17</w:t>
      </w:r>
      <w:r>
        <w:rPr>
          <w:rStyle w:val="apple-converted-space"/>
          <w:rFonts w:ascii="Tahoma" w:hAnsi="Tahoma" w:cs="Tahoma"/>
          <w:color w:val="444444"/>
          <w:sz w:val="17"/>
          <w:szCs w:val="17"/>
        </w:rPr>
        <w:t> </w:t>
      </w:r>
      <w:r>
        <w:rPr>
          <w:rFonts w:ascii="Tahoma" w:hAnsi="Tahoma" w:cs="Tahoma"/>
          <w:color w:val="444444"/>
          <w:sz w:val="17"/>
          <w:szCs w:val="17"/>
        </w:rPr>
        <w:t>19:19:06 (*.7.28.151)</w:t>
      </w:r>
    </w:p>
    <w:p w:rsidR="005C4CF1" w:rsidRDefault="005C4CF1" w:rsidP="005C4CF1">
      <w:pPr>
        <w:spacing w:line="263" w:lineRule="atLeast"/>
        <w:rPr>
          <w:rFonts w:ascii="Tahoma" w:hAnsi="Tahoma" w:cs="Tahoma"/>
          <w:color w:val="4A3FD7"/>
          <w:sz w:val="17"/>
          <w:szCs w:val="17"/>
        </w:rPr>
      </w:pPr>
      <w:r>
        <w:rPr>
          <w:rFonts w:ascii="Tahoma" w:hAnsi="Tahoma" w:cs="Tahoma"/>
          <w:color w:val="4A3FD7"/>
          <w:sz w:val="17"/>
          <w:szCs w:val="17"/>
        </w:rPr>
        <w:t>269</w:t>
      </w:r>
    </w:p>
    <w:p w:rsidR="005C4CF1" w:rsidRDefault="00BE46AD" w:rsidP="005C4CF1">
      <w:pPr>
        <w:shd w:val="clear" w:color="auto" w:fill="FFFFFF"/>
        <w:spacing w:line="263" w:lineRule="atLeast"/>
        <w:rPr>
          <w:rFonts w:ascii="Tahoma" w:hAnsi="Tahoma" w:cs="Tahoma"/>
          <w:color w:val="444444"/>
          <w:sz w:val="17"/>
          <w:szCs w:val="17"/>
        </w:rPr>
      </w:pPr>
      <w:hyperlink r:id="rId124" w:anchor="comment" w:tooltip="댓글" w:history="1">
        <w:r w:rsidR="005C4CF1">
          <w:rPr>
            <w:rStyle w:val="a9"/>
            <w:rFonts w:ascii="Tahoma" w:hAnsi="Tahoma" w:cs="Tahoma"/>
            <w:color w:val="333333"/>
            <w:sz w:val="17"/>
            <w:szCs w:val="17"/>
          </w:rPr>
          <w:t>0</w:t>
        </w:r>
      </w:hyperlink>
    </w:p>
    <w:p w:rsidR="005C4CF1" w:rsidRDefault="00BE46AD" w:rsidP="005C4CF1">
      <w:pPr>
        <w:spacing w:line="263" w:lineRule="atLeast"/>
        <w:rPr>
          <w:rFonts w:ascii="Tahoma" w:hAnsi="Tahoma" w:cs="Tahoma"/>
          <w:color w:val="444444"/>
          <w:sz w:val="17"/>
          <w:szCs w:val="17"/>
        </w:rPr>
      </w:pPr>
      <w:hyperlink r:id="rId125" w:history="1">
        <w:r w:rsidR="005C4CF1">
          <w:rPr>
            <w:rStyle w:val="a8"/>
            <w:rFonts w:ascii="Tahoma" w:hAnsi="Tahoma" w:cs="Tahoma"/>
            <w:b/>
            <w:bCs/>
            <w:color w:val="555555"/>
            <w:sz w:val="17"/>
            <w:szCs w:val="17"/>
          </w:rPr>
          <w:t>익환이의</w:t>
        </w:r>
        <w:r w:rsidR="005C4CF1">
          <w:rPr>
            <w:rStyle w:val="a8"/>
            <w:rFonts w:ascii="Tahoma" w:hAnsi="Tahoma" w:cs="Tahoma"/>
            <w:b/>
            <w:bCs/>
            <w:color w:val="555555"/>
            <w:sz w:val="17"/>
            <w:szCs w:val="17"/>
          </w:rPr>
          <w:t xml:space="preserve"> </w:t>
        </w:r>
        <w:r w:rsidR="005C4CF1">
          <w:rPr>
            <w:rStyle w:val="a8"/>
            <w:rFonts w:ascii="Tahoma" w:hAnsi="Tahoma" w:cs="Tahoma"/>
            <w:b/>
            <w:bCs/>
            <w:color w:val="555555"/>
            <w:sz w:val="17"/>
            <w:szCs w:val="17"/>
          </w:rPr>
          <w:t>낙서장</w:t>
        </w:r>
      </w:hyperlink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XP에서 순간정전등으로 비정상 종료된 다음에 보게되는 것 중 하나가 "안전모드"라는 것이 있다. 주로 디바이스 드라이버/프로그램을 설치한 다음에 시스템 충돌이 발생한 경우에 이 모드로 부팅한다. 그래서 충돌의 원인을 살펴보고, 그 원인을 제거한 다음에 정상 상태로 부팅하게 된다.</w:t>
      </w:r>
      <w:r>
        <w:rPr>
          <w:rFonts w:hint="eastAsia"/>
          <w:color w:val="000000"/>
          <w:sz w:val="25"/>
          <w:szCs w:val="25"/>
        </w:rPr>
        <w:br/>
      </w:r>
      <w:r>
        <w:rPr>
          <w:rFonts w:hint="eastAsia"/>
          <w:color w:val="000000"/>
          <w:sz w:val="25"/>
          <w:szCs w:val="25"/>
        </w:rPr>
        <w:br/>
        <w:t>리눅스에는 이와 비슷한 계념의 runlevel 이란 것이 있다. 가장 많이 접하게 되는 것이 리눅스를 처음 설치하고 난 다음이다. 최근에 나오는 배포판들을 설치가 끝나고 나면 상태인 X11 상태로 부팅하게 된다. 그러나 서버로 사용할 경우에는 서비스에 필요하지 않은 리소스가 사용되기 때문에 텍스트만 사용하는 Full Multiuser Mode로 시작시키게 된다. 이 때 변경하는 것이 runlevel이다.</w:t>
      </w:r>
      <w:r>
        <w:rPr>
          <w:rFonts w:hint="eastAsia"/>
          <w:color w:val="000000"/>
          <w:sz w:val="25"/>
          <w:szCs w:val="25"/>
        </w:rPr>
        <w:br/>
      </w:r>
      <w:r>
        <w:rPr>
          <w:rFonts w:hint="eastAsia"/>
          <w:color w:val="000000"/>
          <w:sz w:val="25"/>
          <w:szCs w:val="25"/>
        </w:rPr>
        <w:br/>
        <w:t>/etc/inittab을 열어보면 설명문에 다음과 같은 내용이 있다.</w:t>
      </w:r>
      <w:r>
        <w:rPr>
          <w:rFonts w:hint="eastAsia"/>
          <w:color w:val="000000"/>
          <w:sz w:val="25"/>
          <w:szCs w:val="25"/>
        </w:rPr>
        <w:br/>
      </w:r>
      <w:r>
        <w:rPr>
          <w:rFonts w:hint="eastAsia"/>
          <w:color w:val="000000"/>
          <w:sz w:val="25"/>
          <w:szCs w:val="25"/>
        </w:rPr>
        <w:br/>
        <w:t># Default runlevel. The runlevels used by RHS are:</w:t>
      </w:r>
      <w:r>
        <w:rPr>
          <w:rFonts w:hint="eastAsia"/>
          <w:color w:val="000000"/>
          <w:sz w:val="25"/>
          <w:szCs w:val="25"/>
        </w:rPr>
        <w:br/>
        <w:t>#   0 - halt (Do NOT set initdefault to this)</w:t>
      </w:r>
      <w:r>
        <w:rPr>
          <w:rFonts w:hint="eastAsia"/>
          <w:color w:val="000000"/>
          <w:sz w:val="25"/>
          <w:szCs w:val="25"/>
        </w:rPr>
        <w:br/>
        <w:t>#   1 - Single user mode</w:t>
      </w:r>
      <w:r>
        <w:rPr>
          <w:rFonts w:hint="eastAsia"/>
          <w:color w:val="000000"/>
          <w:sz w:val="25"/>
          <w:szCs w:val="25"/>
        </w:rPr>
        <w:br/>
        <w:t>#   2 - Multiuser, without NFS (The same as 3, if you do not have networking)</w:t>
      </w:r>
      <w:r>
        <w:rPr>
          <w:rFonts w:hint="eastAsia"/>
          <w:color w:val="000000"/>
          <w:sz w:val="25"/>
          <w:szCs w:val="25"/>
        </w:rPr>
        <w:br/>
        <w:t>#   3 - Full multiuser mode</w:t>
      </w:r>
      <w:r>
        <w:rPr>
          <w:rFonts w:hint="eastAsia"/>
          <w:color w:val="000000"/>
          <w:sz w:val="25"/>
          <w:szCs w:val="25"/>
        </w:rPr>
        <w:br/>
        <w:t>#   4 - unused</w:t>
      </w:r>
      <w:r>
        <w:rPr>
          <w:rFonts w:hint="eastAsia"/>
          <w:color w:val="000000"/>
          <w:sz w:val="25"/>
          <w:szCs w:val="25"/>
        </w:rPr>
        <w:br/>
        <w:t>#   5 - X11</w:t>
      </w:r>
      <w:r>
        <w:rPr>
          <w:rFonts w:hint="eastAsia"/>
          <w:color w:val="000000"/>
          <w:sz w:val="25"/>
          <w:szCs w:val="25"/>
        </w:rPr>
        <w:br/>
        <w:t>#   6 - reboot (Do NOT set initdefault to this)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이 설명문 처럼 runlevel은 총 6 단계가 있고, 각 단계별 동작 상태는 위 설명문과 같다. 여기서 자주 사용되는 것은 1, 3, 5로 다음과 같은 경우에 주로 사용된다.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1 : 외부 사용자의 접속을 차단한 상태로 복구 작업을 진행하고자 할 경우.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3 : 일반적인 운영 상태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5 : 콘솔에서 X11이 사용 가능한 상태. 서비스용 서버일 경우 비추천.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</w:p>
    <w:p w:rsidR="00E038FC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이 설명문 바로 아래쪽에 보면 다음과 같은 내용이 있다.</w:t>
      </w:r>
    </w:p>
    <w:p w:rsidR="00E038FC" w:rsidRDefault="00E038FC">
      <w:pPr>
        <w:widowControl/>
        <w:wordWrap/>
        <w:autoSpaceDE/>
        <w:autoSpaceDN/>
        <w:jc w:val="left"/>
        <w:rPr>
          <w:rFonts w:ascii="굴림" w:eastAsia="굴림" w:hAnsi="굴림" w:cs="굴림"/>
          <w:color w:val="000000"/>
          <w:kern w:val="0"/>
          <w:sz w:val="25"/>
          <w:szCs w:val="25"/>
        </w:rPr>
      </w:pPr>
      <w:r>
        <w:rPr>
          <w:color w:val="000000"/>
          <w:sz w:val="25"/>
          <w:szCs w:val="25"/>
        </w:rPr>
        <w:br w:type="page"/>
      </w:r>
    </w:p>
    <w:p w:rsidR="005C4CF1" w:rsidRPr="00E038FC" w:rsidRDefault="005C4CF1" w:rsidP="005C4CF1">
      <w:pPr>
        <w:pStyle w:val="ab"/>
        <w:rPr>
          <w:color w:val="000000"/>
          <w:sz w:val="25"/>
          <w:szCs w:val="25"/>
        </w:rPr>
      </w:pP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id:3:initdefault: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이 예 처럼 id: 뒤에 3으로 지정되어 있으면 시스템이 부팅될 경우에 runlevel 3으로 시작되게 된다.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3으로 시작시 /etc/rc3.d 에 있는 스크립트들을 수행한다는 의미이기도 하다.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/etc/rc3.d와 같은 각각의 디렉토리에는 각 runlevel 별로 수행될 스크립트들이 정의 되어 있다.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예를 들어 웹서버의 경우 다음과 같이 설정해준다.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chkconfig --level 2345 apachectl on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그러면 runlevel이 2, 3, 4, 5일 경우에는 모두 부팅시에 apachectl 스크립트가 동작해서 웹서버가 올라오게 된다.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운영중에 runlevel을 변경하고자 할 경우에는 telinit 명령을 이용하면 된다.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좀 더 자세히 알고 싶으면 man ^^;</w:t>
      </w: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</w:p>
    <w:p w:rsidR="005C4CF1" w:rsidRDefault="005C4CF1" w:rsidP="005C4CF1">
      <w:pPr>
        <w:pStyle w:val="ab"/>
        <w:rPr>
          <w:color w:val="000000"/>
          <w:sz w:val="25"/>
          <w:szCs w:val="25"/>
        </w:rPr>
      </w:pPr>
      <w:r>
        <w:rPr>
          <w:rFonts w:hint="eastAsia"/>
          <w:color w:val="000000"/>
          <w:sz w:val="25"/>
          <w:szCs w:val="25"/>
        </w:rPr>
        <w:t>* 치매를 대비한 적어 놓기 놀이 &gt;.&lt;</w:t>
      </w:r>
    </w:p>
    <w:p w:rsidR="00E038FC" w:rsidRDefault="00E038FC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E038FC" w:rsidRDefault="00BE46AD" w:rsidP="00E038FC">
      <w:pPr>
        <w:pStyle w:val="2"/>
        <w:pBdr>
          <w:bottom w:val="single" w:sz="6" w:space="11" w:color="D0D0D0"/>
        </w:pBdr>
        <w:spacing w:line="248" w:lineRule="atLeast"/>
        <w:rPr>
          <w:rFonts w:ascii="dotum" w:eastAsia="돋움" w:hAnsi="dotum" w:hint="eastAsia"/>
          <w:color w:val="5C5C5C"/>
          <w:sz w:val="19"/>
          <w:szCs w:val="19"/>
        </w:rPr>
      </w:pPr>
      <w:hyperlink r:id="rId126" w:history="1">
        <w:r w:rsidR="00E038FC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[fedora] Fedora 10 </w:t>
        </w:r>
        <w:r w:rsidR="00E038FC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네트워크</w:t>
        </w:r>
        <w:r w:rsidR="00E038FC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 xml:space="preserve"> </w:t>
        </w:r>
        <w:r w:rsidR="00E038FC">
          <w:rPr>
            <w:rStyle w:val="a8"/>
            <w:rFonts w:ascii="dotum" w:eastAsia="돋움" w:hAnsi="dotum"/>
            <w:color w:val="5C5C5C"/>
            <w:sz w:val="19"/>
            <w:szCs w:val="19"/>
            <w:bdr w:val="none" w:sz="0" w:space="0" w:color="auto" w:frame="1"/>
          </w:rPr>
          <w:t>설정하기</w:t>
        </w:r>
      </w:hyperlink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이번에 서버를 업데이트를 하면서, 선택한 리눅스 배포판은 Fedora Core 10 Preview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정식판 배포가 보름밖에 안남았었지만, 보안사고때문에 당장 업뎃을 해야 해서 이 넘을 골랐다..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 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예전에 FC4를 설치할 때 X-window 에서 네트웍 설정을 하는 것이 어려웠던 거 같지 않았는 데,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Preview 라 그런 지 넷마스크를 게이트웨이주소로 바꾸고, x-window 상에서 입력한 DNS 서버 주소가 저장되지 않는 버그(?)가 있어서 좀 고생을 했다..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 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해결방법은 x-window 에서 네트워크 설정을 하지 않고, DNS 주소를 아래와 같이 ifcfg-eth0 에 추가함으로 해결했다.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 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ifcfg-eth0 파일의 위치는 보통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/etc/sysconfig/network-scripts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에 있다.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 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아래는 ifcfg-eth0 설정</w:t>
      </w:r>
    </w:p>
    <w:p w:rsidR="00E038FC" w:rsidRDefault="00E038FC" w:rsidP="00E038FC">
      <w:pPr>
        <w:pStyle w:val="ab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20"/>
          <w:szCs w:val="20"/>
          <w:bdr w:val="none" w:sz="0" w:space="0" w:color="auto" w:frame="1"/>
        </w:rPr>
        <w:t> 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DEVICE=eht0                           &lt;= 디바이스 이름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ONBOOT=yes                         &lt;= 부팅시장치활성화유무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BOOTPROTO=static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HWADDR=하드웨어주소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SEARCH=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NETMASK=255.255.255.0         &lt;= 넷마스크입력, 이렇게 입력후 저장한 후, x-window 에 있는 네트워크 설정을 건드린다음 열람뒤에 저장을 누르면 게이트웨이주소로 바뀌어진다.. ㅡ.ㅡ;;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IPADDR=아이피주소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USERCTL=no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PEERDNS=no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IPV6INIT=no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NM_CONTROLLED=yes     &lt;= 네트워크메니저콘트로컨트롤되는지 유무 GATEWAY=게이트웨이주소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TYPE=Ethernet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DNS1=1차도메인네임서버주소  &lt;= 기본설정된 ifcfg-eth0 에는 없다. 검색을 해보니 resolv.conf 에서 DNS 서버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DNS2=2차도메인네임서버주소  &lt;=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를 설정해준다고 되어있었는 데,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그렇게 하면 나같은 경우, 네트워크 메니저에서 ifcfg-eth0 에 추가하라는 에러를 보이면서, 네트워크 연결이 안된다.</w:t>
      </w:r>
    </w:p>
    <w:p w:rsid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8"/>
          <w:szCs w:val="18"/>
          <w:bdr w:val="none" w:sz="0" w:space="0" w:color="auto" w:frame="1"/>
        </w:rPr>
      </w:pPr>
      <w:r>
        <w:rPr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 여기 이렇게 추가하면 해결된다..</w:t>
      </w:r>
    </w:p>
    <w:p w:rsidR="00E038FC" w:rsidRDefault="00E038FC">
      <w:pPr>
        <w:widowControl/>
        <w:wordWrap/>
        <w:autoSpaceDE/>
        <w:autoSpaceDN/>
        <w:jc w:val="left"/>
        <w:rPr>
          <w:rFonts w:ascii="돋움" w:eastAsia="돋움" w:hAnsi="돋움" w:cs="굴림"/>
          <w:color w:val="8A8A8A"/>
          <w:kern w:val="0"/>
          <w:sz w:val="18"/>
          <w:szCs w:val="18"/>
          <w:bdr w:val="none" w:sz="0" w:space="0" w:color="auto" w:frame="1"/>
        </w:rPr>
      </w:pPr>
      <w:r>
        <w:rPr>
          <w:rFonts w:ascii="돋움" w:eastAsia="돋움" w:hAnsi="돋움"/>
          <w:color w:val="8A8A8A"/>
          <w:sz w:val="18"/>
          <w:szCs w:val="18"/>
          <w:bdr w:val="none" w:sz="0" w:space="0" w:color="auto" w:frame="1"/>
        </w:rPr>
        <w:br w:type="page"/>
      </w:r>
    </w:p>
    <w:bookmarkStart w:id="4" w:name="3279331"/>
    <w:p w:rsidR="00E038FC" w:rsidRDefault="00BE46AD" w:rsidP="00E038FC">
      <w:pPr>
        <w:pStyle w:val="2"/>
        <w:pBdr>
          <w:bottom w:val="single" w:sz="6" w:space="2" w:color="333333"/>
        </w:pBdr>
        <w:rPr>
          <w:rFonts w:ascii="Arial" w:hAnsi="Arial" w:cs="Arial"/>
          <w:color w:val="333333"/>
          <w:spacing w:val="-15"/>
          <w:sz w:val="23"/>
          <w:szCs w:val="23"/>
        </w:rPr>
      </w:pPr>
      <w:r>
        <w:rPr>
          <w:rFonts w:ascii="Arial" w:hAnsi="Arial" w:cs="Arial"/>
          <w:color w:val="333333"/>
          <w:spacing w:val="-15"/>
          <w:sz w:val="23"/>
          <w:szCs w:val="23"/>
        </w:rPr>
        <w:lastRenderedPageBreak/>
        <w:fldChar w:fldCharType="begin"/>
      </w:r>
      <w:r w:rsidR="00E038FC">
        <w:rPr>
          <w:rFonts w:ascii="Arial" w:hAnsi="Arial" w:cs="Arial"/>
          <w:color w:val="333333"/>
          <w:spacing w:val="-15"/>
          <w:sz w:val="23"/>
          <w:szCs w:val="23"/>
        </w:rPr>
        <w:instrText xml:space="preserve"> 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>HYPERLINK "http://enigma777.egloos.com/3279331" \o "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>가상의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 xml:space="preserve"> 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>랜카드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 xml:space="preserve"> 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>설정</w:instrText>
      </w:r>
      <w:r w:rsidR="00E038FC">
        <w:rPr>
          <w:rFonts w:ascii="Arial" w:hAnsi="Arial" w:cs="Arial" w:hint="eastAsia"/>
          <w:color w:val="333333"/>
          <w:spacing w:val="-15"/>
          <w:sz w:val="23"/>
          <w:szCs w:val="23"/>
        </w:rPr>
        <w:instrText>"</w:instrText>
      </w:r>
      <w:r w:rsidR="00E038FC">
        <w:rPr>
          <w:rFonts w:ascii="Arial" w:hAnsi="Arial" w:cs="Arial"/>
          <w:color w:val="333333"/>
          <w:spacing w:val="-15"/>
          <w:sz w:val="23"/>
          <w:szCs w:val="23"/>
        </w:rPr>
        <w:instrText xml:space="preserve"> </w:instrText>
      </w:r>
      <w:r>
        <w:rPr>
          <w:rFonts w:ascii="Arial" w:hAnsi="Arial" w:cs="Arial"/>
          <w:color w:val="333333"/>
          <w:spacing w:val="-15"/>
          <w:sz w:val="23"/>
          <w:szCs w:val="23"/>
        </w:rPr>
        <w:fldChar w:fldCharType="separate"/>
      </w:r>
      <w:r w:rsidR="00E038FC">
        <w:rPr>
          <w:rStyle w:val="a8"/>
          <w:rFonts w:ascii="Arial" w:hAnsi="Arial" w:cs="Arial"/>
          <w:color w:val="333333"/>
          <w:spacing w:val="-15"/>
          <w:sz w:val="23"/>
          <w:szCs w:val="23"/>
        </w:rPr>
        <w:t>가상의</w:t>
      </w:r>
      <w:r w:rsidR="00E038FC">
        <w:rPr>
          <w:rStyle w:val="a8"/>
          <w:rFonts w:ascii="Arial" w:hAnsi="Arial" w:cs="Arial"/>
          <w:color w:val="333333"/>
          <w:spacing w:val="-15"/>
          <w:sz w:val="23"/>
          <w:szCs w:val="23"/>
        </w:rPr>
        <w:t xml:space="preserve"> </w:t>
      </w:r>
      <w:r w:rsidR="00E038FC">
        <w:rPr>
          <w:rStyle w:val="a8"/>
          <w:rFonts w:ascii="Arial" w:hAnsi="Arial" w:cs="Arial"/>
          <w:color w:val="333333"/>
          <w:spacing w:val="-15"/>
          <w:sz w:val="23"/>
          <w:szCs w:val="23"/>
        </w:rPr>
        <w:t>랜카드</w:t>
      </w:r>
      <w:r w:rsidR="00E038FC">
        <w:rPr>
          <w:rStyle w:val="a8"/>
          <w:rFonts w:ascii="Arial" w:hAnsi="Arial" w:cs="Arial"/>
          <w:color w:val="333333"/>
          <w:spacing w:val="-15"/>
          <w:sz w:val="23"/>
          <w:szCs w:val="23"/>
        </w:rPr>
        <w:t xml:space="preserve"> </w:t>
      </w:r>
      <w:r w:rsidR="00E038FC">
        <w:rPr>
          <w:rStyle w:val="a8"/>
          <w:rFonts w:ascii="Arial" w:hAnsi="Arial" w:cs="Arial"/>
          <w:color w:val="333333"/>
          <w:spacing w:val="-15"/>
          <w:sz w:val="23"/>
          <w:szCs w:val="23"/>
        </w:rPr>
        <w:t>설정</w:t>
      </w:r>
      <w:r>
        <w:rPr>
          <w:rFonts w:ascii="Arial" w:hAnsi="Arial" w:cs="Arial"/>
          <w:color w:val="333333"/>
          <w:spacing w:val="-15"/>
          <w:sz w:val="23"/>
          <w:szCs w:val="23"/>
        </w:rPr>
        <w:fldChar w:fldCharType="end"/>
      </w:r>
      <w:bookmarkEnd w:id="4"/>
      <w:r w:rsidR="00E038FC">
        <w:rPr>
          <w:rStyle w:val="apple-converted-space"/>
          <w:rFonts w:ascii="Arial" w:hAnsi="Arial" w:cs="Arial"/>
          <w:color w:val="333333"/>
          <w:spacing w:val="-15"/>
          <w:sz w:val="23"/>
          <w:szCs w:val="23"/>
        </w:rPr>
        <w:t> </w:t>
      </w:r>
      <w:r w:rsidR="00E038FC">
        <w:rPr>
          <w:rStyle w:val="by"/>
          <w:rFonts w:ascii="Verdana" w:hAnsi="Verdana" w:cs="Arial"/>
          <w:b/>
          <w:bCs/>
          <w:color w:val="999999"/>
          <w:sz w:val="15"/>
          <w:szCs w:val="15"/>
        </w:rPr>
        <w:t>by</w:t>
      </w:r>
      <w:r w:rsidR="00E038FC">
        <w:rPr>
          <w:rStyle w:val="apple-converted-space"/>
          <w:rFonts w:ascii="Arial" w:hAnsi="Arial" w:cs="Arial"/>
          <w:b/>
          <w:bCs/>
          <w:color w:val="999999"/>
          <w:sz w:val="19"/>
          <w:szCs w:val="19"/>
        </w:rPr>
        <w:t> </w:t>
      </w:r>
      <w:r w:rsidR="00E038FC">
        <w:rPr>
          <w:rStyle w:val="posttitleauthor"/>
          <w:rFonts w:ascii="Arial" w:hAnsi="Arial" w:cs="Arial"/>
          <w:b/>
          <w:bCs/>
          <w:color w:val="999999"/>
          <w:sz w:val="19"/>
          <w:szCs w:val="19"/>
        </w:rPr>
        <w:t>까르페디엠</w:t>
      </w:r>
    </w:p>
    <w:p w:rsidR="00E038FC" w:rsidRDefault="00E038FC" w:rsidP="00E038FC">
      <w:pPr>
        <w:spacing w:line="294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 xml:space="preserve">*. </w:t>
      </w:r>
      <w:r>
        <w:rPr>
          <w:rFonts w:ascii="Arial" w:hAnsi="Arial" w:cs="Arial"/>
          <w:color w:val="333333"/>
          <w:sz w:val="19"/>
          <w:szCs w:val="19"/>
        </w:rPr>
        <w:t>리눅스</w:t>
      </w:r>
      <w:r>
        <w:rPr>
          <w:rFonts w:ascii="Arial" w:hAnsi="Arial" w:cs="Arial"/>
          <w:color w:val="333333"/>
          <w:sz w:val="19"/>
          <w:szCs w:val="19"/>
        </w:rPr>
        <w:t xml:space="preserve"> Network </w:t>
      </w:r>
      <w:r>
        <w:rPr>
          <w:rFonts w:ascii="Arial" w:hAnsi="Arial" w:cs="Arial"/>
          <w:color w:val="333333"/>
          <w:sz w:val="19"/>
          <w:szCs w:val="19"/>
        </w:rPr>
        <w:t>설정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1. </w:t>
      </w:r>
      <w:r>
        <w:rPr>
          <w:rFonts w:ascii="Arial" w:hAnsi="Arial" w:cs="Arial"/>
          <w:color w:val="333333"/>
          <w:sz w:val="19"/>
          <w:szCs w:val="19"/>
        </w:rPr>
        <w:t>랜카드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명령어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>랜카드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설정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및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설정정보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출력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ifconfig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ifconfig </w:t>
      </w:r>
      <w:r>
        <w:rPr>
          <w:rFonts w:ascii="Arial" w:hAnsi="Arial" w:cs="Arial"/>
          <w:color w:val="333333"/>
          <w:sz w:val="19"/>
          <w:szCs w:val="19"/>
        </w:rPr>
        <w:t>인터페이스명</w:t>
      </w:r>
      <w:r>
        <w:rPr>
          <w:rFonts w:ascii="Arial" w:hAnsi="Arial" w:cs="Arial"/>
          <w:color w:val="333333"/>
          <w:sz w:val="19"/>
          <w:szCs w:val="19"/>
        </w:rPr>
        <w:t xml:space="preserve"> ip</w:t>
      </w:r>
      <w:r>
        <w:rPr>
          <w:rFonts w:ascii="Arial" w:hAnsi="Arial" w:cs="Arial"/>
          <w:color w:val="333333"/>
          <w:sz w:val="19"/>
          <w:szCs w:val="19"/>
        </w:rPr>
        <w:t>주소</w:t>
      </w:r>
      <w:r>
        <w:rPr>
          <w:rFonts w:ascii="Arial" w:hAnsi="Arial" w:cs="Arial"/>
          <w:color w:val="333333"/>
          <w:sz w:val="19"/>
          <w:szCs w:val="19"/>
        </w:rPr>
        <w:t xml:space="preserve"> [netmask] [broadcast] [up </w:t>
      </w:r>
      <w:r>
        <w:rPr>
          <w:rFonts w:ascii="Arial" w:hAnsi="Arial" w:cs="Arial"/>
          <w:color w:val="333333"/>
          <w:sz w:val="19"/>
          <w:szCs w:val="19"/>
        </w:rPr>
        <w:t>또는</w:t>
      </w:r>
      <w:r>
        <w:rPr>
          <w:rFonts w:ascii="Arial" w:hAnsi="Arial" w:cs="Arial"/>
          <w:color w:val="333333"/>
          <w:sz w:val="19"/>
          <w:szCs w:val="19"/>
        </w:rPr>
        <w:t xml:space="preserve"> down]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ex)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Style w:val="a9"/>
          <w:rFonts w:ascii="Arial" w:hAnsi="Arial" w:cs="Arial"/>
          <w:color w:val="FF0000"/>
          <w:sz w:val="19"/>
          <w:szCs w:val="19"/>
        </w:rPr>
        <w:t>[root@star ~]# ifconfig eth0:1 192.168.10.1 netmask 255.255.255.0 broadcast 192.168.10.255 up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Style w:val="a9"/>
          <w:rFonts w:ascii="Arial" w:hAnsi="Arial" w:cs="Arial"/>
          <w:color w:val="FF0000"/>
          <w:sz w:val="19"/>
          <w:szCs w:val="19"/>
        </w:rPr>
        <w:t>[root@star ~]# ifconfig eth0:1</w:t>
      </w:r>
      <w:r>
        <w:rPr>
          <w:rFonts w:ascii="Arial" w:hAnsi="Arial" w:cs="Arial"/>
          <w:b/>
          <w:bCs/>
          <w:color w:val="FF0000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eth0:1 Link encap:Ethernet HWaddr 00:0C:29:9E:9E:DF</w:t>
      </w:r>
      <w:r>
        <w:rPr>
          <w:rFonts w:ascii="Arial" w:hAnsi="Arial" w:cs="Arial"/>
          <w:color w:val="333333"/>
          <w:sz w:val="19"/>
          <w:szCs w:val="19"/>
        </w:rPr>
        <w:br/>
        <w:t>inet addr:192.168.10.1 Bcast:192.168.10.255 Mask:255.255.255.0</w:t>
      </w:r>
      <w:r>
        <w:rPr>
          <w:rFonts w:ascii="Arial" w:hAnsi="Arial" w:cs="Arial"/>
          <w:color w:val="333333"/>
          <w:sz w:val="19"/>
          <w:szCs w:val="19"/>
        </w:rPr>
        <w:br/>
        <w:t>UP BROADCAST RUNNING MULTICAST MTU:1500 Metric:1</w:t>
      </w:r>
      <w:r>
        <w:rPr>
          <w:rFonts w:ascii="Arial" w:hAnsi="Arial" w:cs="Arial"/>
          <w:color w:val="333333"/>
          <w:sz w:val="19"/>
          <w:szCs w:val="19"/>
        </w:rPr>
        <w:br/>
        <w:t>Interrupt:10 Base address:0x2000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*. netmask, braoadcast </w:t>
      </w:r>
      <w:r>
        <w:rPr>
          <w:rFonts w:ascii="Arial" w:hAnsi="Arial" w:cs="Arial"/>
          <w:color w:val="333333"/>
          <w:sz w:val="19"/>
          <w:szCs w:val="19"/>
        </w:rPr>
        <w:t>값을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입력하지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않으면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디폴트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값이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적용된다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  <w:t xml:space="preserve">*. up </w:t>
      </w:r>
      <w:r>
        <w:rPr>
          <w:rFonts w:ascii="Arial" w:hAnsi="Arial" w:cs="Arial"/>
          <w:color w:val="333333"/>
          <w:sz w:val="19"/>
          <w:szCs w:val="19"/>
        </w:rPr>
        <w:t>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붙이지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않더라도</w:t>
      </w:r>
      <w:r>
        <w:rPr>
          <w:rFonts w:ascii="Arial" w:hAnsi="Arial" w:cs="Arial"/>
          <w:color w:val="333333"/>
          <w:sz w:val="19"/>
          <w:szCs w:val="19"/>
        </w:rPr>
        <w:t xml:space="preserve"> fedora </w:t>
      </w:r>
      <w:r>
        <w:rPr>
          <w:rFonts w:ascii="Arial" w:hAnsi="Arial" w:cs="Arial"/>
          <w:color w:val="333333"/>
          <w:sz w:val="19"/>
          <w:szCs w:val="19"/>
        </w:rPr>
        <w:t>에서는</w:t>
      </w:r>
      <w:r>
        <w:rPr>
          <w:rFonts w:ascii="Arial" w:hAnsi="Arial" w:cs="Arial"/>
          <w:color w:val="333333"/>
          <w:sz w:val="19"/>
          <w:szCs w:val="19"/>
        </w:rPr>
        <w:t xml:space="preserve"> up </w:t>
      </w:r>
      <w:r>
        <w:rPr>
          <w:rFonts w:ascii="Arial" w:hAnsi="Arial" w:cs="Arial"/>
          <w:color w:val="333333"/>
          <w:sz w:val="19"/>
          <w:szCs w:val="19"/>
        </w:rPr>
        <w:t>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>랜카드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비활성화</w:t>
      </w:r>
      <w:r>
        <w:rPr>
          <w:rFonts w:ascii="Arial" w:hAnsi="Arial" w:cs="Arial"/>
          <w:color w:val="333333"/>
          <w:sz w:val="19"/>
          <w:szCs w:val="19"/>
        </w:rPr>
        <w:br/>
        <w:t>[root@star ~]# ifconfig eth0:1 down</w:t>
      </w:r>
      <w:r>
        <w:rPr>
          <w:rFonts w:ascii="Arial" w:hAnsi="Arial" w:cs="Arial"/>
          <w:color w:val="333333"/>
          <w:sz w:val="19"/>
          <w:szCs w:val="19"/>
        </w:rPr>
        <w:br/>
        <w:t>[root@star ~]# ifconfig eth0:1</w:t>
      </w:r>
      <w:r>
        <w:rPr>
          <w:rFonts w:ascii="Arial" w:hAnsi="Arial" w:cs="Arial"/>
          <w:color w:val="333333"/>
          <w:sz w:val="19"/>
          <w:szCs w:val="19"/>
        </w:rPr>
        <w:br/>
        <w:t>eth0:1 Link encap:Ethernet HWaddr 00:0C:29:9E:9E:DF</w:t>
      </w:r>
      <w:r>
        <w:rPr>
          <w:rFonts w:ascii="Arial" w:hAnsi="Arial" w:cs="Arial"/>
          <w:color w:val="333333"/>
          <w:sz w:val="19"/>
          <w:szCs w:val="19"/>
        </w:rPr>
        <w:br/>
        <w:t>UP BROADCAST RUNNING MULTICAST MTU:1500 Metric:1</w:t>
      </w:r>
      <w:r>
        <w:rPr>
          <w:rFonts w:ascii="Arial" w:hAnsi="Arial" w:cs="Arial"/>
          <w:color w:val="333333"/>
          <w:sz w:val="19"/>
          <w:szCs w:val="19"/>
        </w:rPr>
        <w:br/>
        <w:t>Interrupt:10 Base address:0x2000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=&gt; ip </w:t>
      </w:r>
      <w:r>
        <w:rPr>
          <w:rFonts w:ascii="Arial" w:hAnsi="Arial" w:cs="Arial"/>
          <w:color w:val="333333"/>
          <w:sz w:val="19"/>
          <w:szCs w:val="19"/>
        </w:rPr>
        <w:t>설정값이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없어졌다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 xml:space="preserve">*. </w:t>
      </w:r>
      <w:r>
        <w:rPr>
          <w:rFonts w:ascii="Arial" w:hAnsi="Arial" w:cs="Arial"/>
          <w:color w:val="0000FF"/>
          <w:sz w:val="19"/>
          <w:szCs w:val="19"/>
        </w:rPr>
        <w:t>라우터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설정</w:t>
      </w:r>
    </w:p>
    <w:p w:rsidR="00E038FC" w:rsidRDefault="00E038FC" w:rsidP="00E038FC">
      <w:pPr>
        <w:spacing w:line="294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설정값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보기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  <w:t>[root@star ~]# route</w:t>
      </w:r>
      <w:r>
        <w:rPr>
          <w:rFonts w:ascii="Arial" w:hAnsi="Arial" w:cs="Arial"/>
          <w:color w:val="333333"/>
          <w:sz w:val="19"/>
          <w:szCs w:val="19"/>
        </w:rPr>
        <w:br/>
        <w:t>Kernel IP routing table</w:t>
      </w:r>
      <w:r>
        <w:rPr>
          <w:rFonts w:ascii="Arial" w:hAnsi="Arial" w:cs="Arial"/>
          <w:color w:val="333333"/>
          <w:sz w:val="19"/>
          <w:szCs w:val="19"/>
        </w:rPr>
        <w:br/>
        <w:t>Destination Gateway Genmask Flags Metric Ref Use Iface</w:t>
      </w:r>
      <w:r>
        <w:rPr>
          <w:rFonts w:ascii="Arial" w:hAnsi="Arial" w:cs="Arial"/>
          <w:color w:val="333333"/>
          <w:sz w:val="19"/>
          <w:szCs w:val="19"/>
        </w:rPr>
        <w:br/>
        <w:t>192.168.37.0 * 255.255.255.0 U 0 0 0 eth0</w:t>
      </w:r>
      <w:r>
        <w:rPr>
          <w:rFonts w:ascii="Arial" w:hAnsi="Arial" w:cs="Arial"/>
          <w:color w:val="333333"/>
          <w:sz w:val="19"/>
          <w:szCs w:val="19"/>
        </w:rPr>
        <w:br/>
        <w:t>169.254.0.0 * 255.255.0.0 U 0 0 0 eth0</w:t>
      </w:r>
      <w:r>
        <w:rPr>
          <w:rFonts w:ascii="Arial" w:hAnsi="Arial" w:cs="Arial"/>
          <w:color w:val="333333"/>
          <w:sz w:val="19"/>
          <w:szCs w:val="19"/>
        </w:rPr>
        <w:br/>
        <w:t>default 192.168.37.2 0.0.0.0 UG 0 0 0 eth0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>라우터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설정정보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변경</w:t>
      </w:r>
      <w:r>
        <w:rPr>
          <w:rFonts w:ascii="Arial" w:hAnsi="Arial" w:cs="Arial"/>
          <w:color w:val="0000FF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 xml:space="preserve">default gateway </w:t>
      </w:r>
      <w:r>
        <w:rPr>
          <w:rFonts w:ascii="Arial" w:hAnsi="Arial" w:cs="Arial"/>
          <w:color w:val="0000FF"/>
          <w:sz w:val="19"/>
          <w:szCs w:val="19"/>
        </w:rPr>
        <w:t>삭제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route delete default gw gw</w:t>
      </w:r>
      <w:r>
        <w:rPr>
          <w:rFonts w:ascii="Arial" w:hAnsi="Arial" w:cs="Arial"/>
          <w:color w:val="333333"/>
          <w:sz w:val="19"/>
          <w:szCs w:val="19"/>
        </w:rPr>
        <w:t>주소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br/>
        <w:t>ex)</w:t>
      </w:r>
      <w:r>
        <w:rPr>
          <w:rFonts w:ascii="Arial" w:hAnsi="Arial" w:cs="Arial"/>
          <w:color w:val="333333"/>
          <w:sz w:val="19"/>
          <w:szCs w:val="19"/>
        </w:rPr>
        <w:br/>
        <w:t>[root@star ~]# route delete default gw 192.168.37.2</w:t>
      </w:r>
      <w:r>
        <w:rPr>
          <w:rFonts w:ascii="Arial" w:hAnsi="Arial" w:cs="Arial"/>
          <w:color w:val="333333"/>
          <w:sz w:val="19"/>
          <w:szCs w:val="19"/>
        </w:rPr>
        <w:br/>
        <w:t>[root@star ~]# route</w:t>
      </w:r>
      <w:r>
        <w:rPr>
          <w:rFonts w:ascii="Arial" w:hAnsi="Arial" w:cs="Arial"/>
          <w:color w:val="333333"/>
          <w:sz w:val="19"/>
          <w:szCs w:val="19"/>
        </w:rPr>
        <w:br/>
        <w:t>Kernel IP routing table</w:t>
      </w:r>
      <w:r>
        <w:rPr>
          <w:rFonts w:ascii="Arial" w:hAnsi="Arial" w:cs="Arial"/>
          <w:color w:val="333333"/>
          <w:sz w:val="19"/>
          <w:szCs w:val="19"/>
        </w:rPr>
        <w:br/>
        <w:t>Destination Gateway Genmask Flags Metric Ref Use Iface</w:t>
      </w:r>
      <w:r>
        <w:rPr>
          <w:rFonts w:ascii="Arial" w:hAnsi="Arial" w:cs="Arial"/>
          <w:color w:val="333333"/>
          <w:sz w:val="19"/>
          <w:szCs w:val="19"/>
        </w:rPr>
        <w:br/>
        <w:t>192.168.37.0 * 255.255.255.0 U 0 0 0 eth0</w:t>
      </w:r>
      <w:r>
        <w:rPr>
          <w:rFonts w:ascii="Arial" w:hAnsi="Arial" w:cs="Arial"/>
          <w:color w:val="333333"/>
          <w:sz w:val="19"/>
          <w:szCs w:val="19"/>
        </w:rPr>
        <w:br/>
        <w:t>169.254.0.0 * 255.255.0.0 U 0 0 0 eth0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 xml:space="preserve">default route </w:t>
      </w:r>
      <w:r>
        <w:rPr>
          <w:rFonts w:ascii="Arial" w:hAnsi="Arial" w:cs="Arial"/>
          <w:color w:val="0000FF"/>
          <w:sz w:val="19"/>
          <w:szCs w:val="19"/>
        </w:rPr>
        <w:t>추가</w:t>
      </w:r>
      <w:r>
        <w:rPr>
          <w:rFonts w:ascii="Arial" w:hAnsi="Arial" w:cs="Arial"/>
          <w:color w:val="0000FF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 xml:space="preserve">route add default gw gw </w:t>
      </w:r>
      <w:r>
        <w:rPr>
          <w:rFonts w:ascii="Arial" w:hAnsi="Arial" w:cs="Arial"/>
          <w:color w:val="333333"/>
          <w:sz w:val="19"/>
          <w:szCs w:val="19"/>
        </w:rPr>
        <w:t>주소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[root@star ~]# route add default gw 192.168.37.2</w:t>
      </w:r>
      <w:r>
        <w:rPr>
          <w:rFonts w:ascii="Arial" w:hAnsi="Arial" w:cs="Arial"/>
          <w:color w:val="333333"/>
          <w:sz w:val="19"/>
          <w:szCs w:val="19"/>
        </w:rPr>
        <w:br/>
        <w:t>[root@star ~]# route</w:t>
      </w:r>
      <w:r>
        <w:rPr>
          <w:rFonts w:ascii="Arial" w:hAnsi="Arial" w:cs="Arial"/>
          <w:color w:val="333333"/>
          <w:sz w:val="19"/>
          <w:szCs w:val="19"/>
        </w:rPr>
        <w:br/>
        <w:t>Kernel IP routing table</w:t>
      </w:r>
      <w:r>
        <w:rPr>
          <w:rFonts w:ascii="Arial" w:hAnsi="Arial" w:cs="Arial"/>
          <w:color w:val="333333"/>
          <w:sz w:val="19"/>
          <w:szCs w:val="19"/>
        </w:rPr>
        <w:br/>
        <w:t>Destination Gateway Genmask Flags Metric Ref Use Iface</w:t>
      </w:r>
      <w:r>
        <w:rPr>
          <w:rFonts w:ascii="Arial" w:hAnsi="Arial" w:cs="Arial"/>
          <w:color w:val="333333"/>
          <w:sz w:val="19"/>
          <w:szCs w:val="19"/>
        </w:rPr>
        <w:br/>
        <w:t>192.168.37.0 * 255.255.255.0 U 0 0 0 eth0</w:t>
      </w:r>
      <w:r>
        <w:rPr>
          <w:rFonts w:ascii="Arial" w:hAnsi="Arial" w:cs="Arial"/>
          <w:color w:val="333333"/>
          <w:sz w:val="19"/>
          <w:szCs w:val="19"/>
        </w:rPr>
        <w:br/>
        <w:t>169.254.0.0 * 255.255.0.0 U 0 0 0 eth0</w:t>
      </w:r>
      <w:r>
        <w:rPr>
          <w:rFonts w:ascii="Arial" w:hAnsi="Arial" w:cs="Arial"/>
          <w:color w:val="333333"/>
          <w:sz w:val="19"/>
          <w:szCs w:val="19"/>
        </w:rPr>
        <w:br/>
        <w:t>default 192.168.37.2 0.0.0.0 UG 0 0 0 eth0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0000FF"/>
          <w:sz w:val="19"/>
          <w:szCs w:val="19"/>
        </w:rPr>
        <w:t>찾을</w:t>
      </w:r>
      <w:r>
        <w:rPr>
          <w:rFonts w:ascii="Arial" w:hAnsi="Arial" w:cs="Arial"/>
          <w:color w:val="0000FF"/>
          <w:sz w:val="19"/>
          <w:szCs w:val="19"/>
        </w:rPr>
        <w:t xml:space="preserve"> DNS </w:t>
      </w:r>
      <w:r>
        <w:rPr>
          <w:rFonts w:ascii="Arial" w:hAnsi="Arial" w:cs="Arial"/>
          <w:color w:val="0000FF"/>
          <w:sz w:val="19"/>
          <w:szCs w:val="19"/>
        </w:rPr>
        <w:t>주소</w:t>
      </w:r>
      <w:r>
        <w:rPr>
          <w:rFonts w:ascii="Arial" w:hAnsi="Arial" w:cs="Arial"/>
          <w:color w:val="0000FF"/>
          <w:sz w:val="19"/>
          <w:szCs w:val="19"/>
        </w:rPr>
        <w:t xml:space="preserve"> </w:t>
      </w:r>
      <w:r>
        <w:rPr>
          <w:rFonts w:ascii="Arial" w:hAnsi="Arial" w:cs="Arial"/>
          <w:color w:val="0000FF"/>
          <w:sz w:val="19"/>
          <w:szCs w:val="19"/>
        </w:rPr>
        <w:t>지정</w:t>
      </w:r>
      <w:r>
        <w:rPr>
          <w:rFonts w:ascii="Arial" w:hAnsi="Arial" w:cs="Arial"/>
          <w:color w:val="0000FF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아래처럼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등록해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두면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[root@star ~]# cat /etc/resolv.conf</w:t>
      </w:r>
      <w:r>
        <w:rPr>
          <w:rFonts w:ascii="Arial" w:hAnsi="Arial" w:cs="Arial"/>
          <w:color w:val="333333"/>
          <w:sz w:val="19"/>
          <w:szCs w:val="19"/>
        </w:rPr>
        <w:br/>
        <w:t>nameserver 168.126.63.1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영구설정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커맨드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라인에서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정보들은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메모리에만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남아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상태이므로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리부팅하면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새로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설정해야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영구적으로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설정하려면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부팅시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자동으로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실행되는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네트워크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설정파일에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주소를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입력해야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ip </w:t>
      </w:r>
      <w:r>
        <w:rPr>
          <w:rFonts w:ascii="Arial" w:hAnsi="Arial" w:cs="Arial"/>
          <w:color w:val="333333"/>
          <w:sz w:val="19"/>
          <w:szCs w:val="19"/>
        </w:rPr>
        <w:t>주소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설정파일</w:t>
      </w:r>
      <w:r>
        <w:rPr>
          <w:rFonts w:ascii="Arial" w:hAnsi="Arial" w:cs="Arial"/>
          <w:color w:val="333333"/>
          <w:sz w:val="19"/>
          <w:szCs w:val="19"/>
        </w:rPr>
        <w:br/>
        <w:t>&lt;PRE&gt;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부팅하면</w:t>
      </w:r>
      <w:r>
        <w:rPr>
          <w:rFonts w:ascii="Arial" w:hAnsi="Arial" w:cs="Arial"/>
          <w:color w:val="333333"/>
          <w:sz w:val="19"/>
          <w:szCs w:val="19"/>
        </w:rPr>
        <w:t xml:space="preserve"> /etc/sysconfig/network-scripts </w:t>
      </w:r>
      <w:r>
        <w:rPr>
          <w:rFonts w:ascii="Arial" w:hAnsi="Arial" w:cs="Arial"/>
          <w:color w:val="333333"/>
          <w:sz w:val="19"/>
          <w:szCs w:val="19"/>
        </w:rPr>
        <w:t>디렉토리에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파일이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자동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실행된다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아래와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같이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파일로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설정해두면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[root@star ~]# cat /etc/sysconfig/network-scripts/ifcfg-eth0</w:t>
      </w:r>
      <w:r>
        <w:rPr>
          <w:rFonts w:ascii="Arial" w:hAnsi="Arial" w:cs="Arial"/>
          <w:color w:val="333333"/>
          <w:sz w:val="19"/>
          <w:szCs w:val="19"/>
        </w:rPr>
        <w:br/>
        <w:t>&lt;/PRE&gt;</w:t>
      </w:r>
    </w:p>
    <w:p w:rsidR="00E038FC" w:rsidRDefault="00E038FC" w:rsidP="00E038FC">
      <w:pPr>
        <w:spacing w:line="294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br/>
        <w:t>DEVICE=eth0</w:t>
      </w:r>
      <w:r>
        <w:rPr>
          <w:rFonts w:ascii="Arial" w:hAnsi="Arial" w:cs="Arial"/>
          <w:color w:val="333333"/>
          <w:sz w:val="19"/>
          <w:szCs w:val="19"/>
        </w:rPr>
        <w:br/>
        <w:t>BOOTPROTO=none</w:t>
      </w:r>
      <w:r>
        <w:rPr>
          <w:rFonts w:ascii="Arial" w:hAnsi="Arial" w:cs="Arial"/>
          <w:color w:val="333333"/>
          <w:sz w:val="19"/>
          <w:szCs w:val="19"/>
        </w:rPr>
        <w:br/>
        <w:t>BROADCAST=192.168.37.255</w:t>
      </w:r>
      <w:r>
        <w:rPr>
          <w:rFonts w:ascii="Arial" w:hAnsi="Arial" w:cs="Arial"/>
          <w:color w:val="333333"/>
          <w:sz w:val="19"/>
          <w:szCs w:val="19"/>
        </w:rPr>
        <w:br/>
        <w:t>HWADDR=00:0C:29:9E:9E:DF</w:t>
      </w:r>
      <w:r>
        <w:rPr>
          <w:rFonts w:ascii="Arial" w:hAnsi="Arial" w:cs="Arial"/>
          <w:color w:val="333333"/>
          <w:sz w:val="19"/>
          <w:szCs w:val="19"/>
        </w:rPr>
        <w:br/>
        <w:t>IPADDR=192.168.37.3</w:t>
      </w:r>
      <w:r>
        <w:rPr>
          <w:rFonts w:ascii="Arial" w:hAnsi="Arial" w:cs="Arial"/>
          <w:color w:val="333333"/>
          <w:sz w:val="19"/>
          <w:szCs w:val="19"/>
        </w:rPr>
        <w:br/>
        <w:t>NETMASK=255.255.255.0</w:t>
      </w:r>
      <w:r>
        <w:rPr>
          <w:rFonts w:ascii="Arial" w:hAnsi="Arial" w:cs="Arial"/>
          <w:color w:val="333333"/>
          <w:sz w:val="19"/>
          <w:szCs w:val="19"/>
        </w:rPr>
        <w:br/>
        <w:t>NETWORK=192.168.37.0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t>omBOOT=yes</w:t>
      </w:r>
      <w:r>
        <w:rPr>
          <w:rFonts w:ascii="Arial" w:hAnsi="Arial" w:cs="Arial"/>
          <w:color w:val="333333"/>
          <w:sz w:val="19"/>
          <w:szCs w:val="19"/>
        </w:rPr>
        <w:br/>
        <w:t>TYPE=Ethernet</w:t>
      </w:r>
      <w:r>
        <w:rPr>
          <w:rFonts w:ascii="Arial" w:hAnsi="Arial" w:cs="Arial"/>
          <w:color w:val="333333"/>
          <w:sz w:val="19"/>
          <w:szCs w:val="19"/>
        </w:rPr>
        <w:br/>
        <w:t>USERCTL=no</w:t>
      </w:r>
      <w:r>
        <w:rPr>
          <w:rFonts w:ascii="Arial" w:hAnsi="Arial" w:cs="Arial"/>
          <w:color w:val="333333"/>
          <w:sz w:val="19"/>
          <w:szCs w:val="19"/>
        </w:rPr>
        <w:br/>
        <w:t>PEERDNS=yes</w:t>
      </w:r>
      <w:r>
        <w:rPr>
          <w:rFonts w:ascii="Arial" w:hAnsi="Arial" w:cs="Arial"/>
          <w:color w:val="333333"/>
          <w:sz w:val="19"/>
          <w:szCs w:val="19"/>
        </w:rPr>
        <w:br/>
        <w:t>GATEWAY=192.168.37.2</w:t>
      </w:r>
      <w:r>
        <w:rPr>
          <w:rFonts w:ascii="Arial" w:hAnsi="Arial" w:cs="Arial"/>
          <w:color w:val="333333"/>
          <w:sz w:val="19"/>
          <w:szCs w:val="19"/>
        </w:rPr>
        <w:br/>
        <w:t>IPV6INIT=no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랜카드를</w:t>
      </w:r>
      <w:r>
        <w:rPr>
          <w:rFonts w:ascii="Arial" w:hAnsi="Arial" w:cs="Arial"/>
          <w:color w:val="333333"/>
          <w:sz w:val="19"/>
          <w:szCs w:val="19"/>
        </w:rPr>
        <w:t xml:space="preserve"> dhcp client </w:t>
      </w:r>
      <w:r>
        <w:rPr>
          <w:rFonts w:ascii="Arial" w:hAnsi="Arial" w:cs="Arial"/>
          <w:color w:val="333333"/>
          <w:sz w:val="19"/>
          <w:szCs w:val="19"/>
        </w:rPr>
        <w:t>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구성하는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경우에는</w:t>
      </w:r>
      <w:r>
        <w:rPr>
          <w:rFonts w:ascii="Arial" w:hAnsi="Arial" w:cs="Arial"/>
          <w:color w:val="333333"/>
          <w:sz w:val="19"/>
          <w:szCs w:val="19"/>
        </w:rPr>
        <w:t xml:space="preserve"> ifcfg-eth0 </w:t>
      </w:r>
      <w:r>
        <w:rPr>
          <w:rFonts w:ascii="Arial" w:hAnsi="Arial" w:cs="Arial"/>
          <w:color w:val="333333"/>
          <w:sz w:val="19"/>
          <w:szCs w:val="19"/>
        </w:rPr>
        <w:t>파일을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아래처럼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간단히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설정하면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DEVICE=eth0</w:t>
      </w:r>
      <w:r>
        <w:rPr>
          <w:rFonts w:ascii="Arial" w:hAnsi="Arial" w:cs="Arial"/>
          <w:color w:val="333333"/>
          <w:sz w:val="19"/>
          <w:szCs w:val="19"/>
        </w:rPr>
        <w:br/>
        <w:t>omBOOT=yes</w:t>
      </w:r>
      <w:r>
        <w:rPr>
          <w:rFonts w:ascii="Arial" w:hAnsi="Arial" w:cs="Arial"/>
          <w:color w:val="333333"/>
          <w:sz w:val="19"/>
          <w:szCs w:val="19"/>
        </w:rPr>
        <w:br/>
        <w:t>BOOTPROTO=dhcp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그리고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랜카드그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한장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두번째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랜카드를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설정한다고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가정하면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파일명은</w:t>
      </w:r>
      <w:r>
        <w:rPr>
          <w:rFonts w:ascii="Arial" w:hAnsi="Arial" w:cs="Arial"/>
          <w:color w:val="333333"/>
          <w:sz w:val="19"/>
          <w:szCs w:val="19"/>
        </w:rPr>
        <w:t xml:space="preserve"> ifcfg-eth1 </w:t>
      </w:r>
      <w:r>
        <w:rPr>
          <w:rFonts w:ascii="Arial" w:hAnsi="Arial" w:cs="Arial"/>
          <w:color w:val="333333"/>
          <w:sz w:val="19"/>
          <w:szCs w:val="19"/>
        </w:rPr>
        <w:t>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하고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파일안에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있는</w:t>
      </w:r>
      <w:r>
        <w:rPr>
          <w:rFonts w:ascii="Arial" w:hAnsi="Arial" w:cs="Arial"/>
          <w:color w:val="333333"/>
          <w:sz w:val="19"/>
          <w:szCs w:val="19"/>
        </w:rPr>
        <w:t xml:space="preserve"> DEVICE=eth1 </w:t>
      </w:r>
      <w:r>
        <w:rPr>
          <w:rFonts w:ascii="Arial" w:hAnsi="Arial" w:cs="Arial"/>
          <w:color w:val="333333"/>
          <w:sz w:val="19"/>
          <w:szCs w:val="19"/>
        </w:rPr>
        <w:t>이것만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다르고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나머지는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다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똑같은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방법으로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구성하면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*. </w:t>
      </w:r>
      <w:r>
        <w:rPr>
          <w:rFonts w:ascii="Arial" w:hAnsi="Arial" w:cs="Arial"/>
          <w:color w:val="333333"/>
          <w:sz w:val="19"/>
          <w:szCs w:val="19"/>
        </w:rPr>
        <w:t>게이트웨이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주소는</w:t>
      </w:r>
      <w:r>
        <w:rPr>
          <w:rFonts w:ascii="Arial" w:hAnsi="Arial" w:cs="Arial"/>
          <w:color w:val="333333"/>
          <w:sz w:val="19"/>
          <w:szCs w:val="19"/>
        </w:rPr>
        <w:t xml:space="preserve"> /etc/sysconfig/network </w:t>
      </w:r>
      <w:r>
        <w:rPr>
          <w:rFonts w:ascii="Arial" w:hAnsi="Arial" w:cs="Arial"/>
          <w:color w:val="333333"/>
          <w:sz w:val="19"/>
          <w:szCs w:val="19"/>
        </w:rPr>
        <w:t>파일에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기입해도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[root@star ~]# cat /etc/sysconfig/network</w:t>
      </w:r>
      <w:r>
        <w:rPr>
          <w:rFonts w:ascii="Arial" w:hAnsi="Arial" w:cs="Arial"/>
          <w:color w:val="333333"/>
          <w:sz w:val="19"/>
          <w:szCs w:val="19"/>
        </w:rPr>
        <w:br/>
        <w:t>NETWORKING=yes</w:t>
      </w:r>
      <w:r>
        <w:rPr>
          <w:rFonts w:ascii="Arial" w:hAnsi="Arial" w:cs="Arial"/>
          <w:color w:val="333333"/>
          <w:sz w:val="19"/>
          <w:szCs w:val="19"/>
        </w:rPr>
        <w:br/>
        <w:t>HOSTNAME=star</w:t>
      </w:r>
      <w:r>
        <w:rPr>
          <w:rFonts w:ascii="Arial" w:hAnsi="Arial" w:cs="Arial"/>
          <w:color w:val="333333"/>
          <w:sz w:val="19"/>
          <w:szCs w:val="19"/>
        </w:rPr>
        <w:br/>
        <w:t>GATEWAY=192.168.37.2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기타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/etc/hosts </w:t>
      </w:r>
      <w:r>
        <w:rPr>
          <w:rFonts w:ascii="Arial" w:hAnsi="Arial" w:cs="Arial"/>
          <w:color w:val="333333"/>
          <w:sz w:val="19"/>
          <w:szCs w:val="19"/>
        </w:rPr>
        <w:t>파일은</w:t>
      </w:r>
      <w:r>
        <w:rPr>
          <w:rFonts w:ascii="Arial" w:hAnsi="Arial" w:cs="Arial"/>
          <w:color w:val="333333"/>
          <w:sz w:val="19"/>
          <w:szCs w:val="19"/>
        </w:rPr>
        <w:t xml:space="preserve"> host </w:t>
      </w:r>
      <w:r>
        <w:rPr>
          <w:rFonts w:ascii="Arial" w:hAnsi="Arial" w:cs="Arial"/>
          <w:color w:val="333333"/>
          <w:sz w:val="19"/>
          <w:szCs w:val="19"/>
        </w:rPr>
        <w:t>이름과</w:t>
      </w:r>
      <w:r>
        <w:rPr>
          <w:rFonts w:ascii="Arial" w:hAnsi="Arial" w:cs="Arial"/>
          <w:color w:val="333333"/>
          <w:sz w:val="19"/>
          <w:szCs w:val="19"/>
        </w:rPr>
        <w:t xml:space="preserve"> ip </w:t>
      </w:r>
      <w:r>
        <w:rPr>
          <w:rFonts w:ascii="Arial" w:hAnsi="Arial" w:cs="Arial"/>
          <w:color w:val="333333"/>
          <w:sz w:val="19"/>
          <w:szCs w:val="19"/>
        </w:rPr>
        <w:t>주소를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매핑하기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위한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파일이다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여기에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등록되어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있는</w:t>
      </w:r>
      <w:r>
        <w:rPr>
          <w:rFonts w:ascii="Arial" w:hAnsi="Arial" w:cs="Arial"/>
          <w:color w:val="333333"/>
          <w:sz w:val="19"/>
          <w:szCs w:val="19"/>
        </w:rPr>
        <w:t xml:space="preserve"> host</w:t>
      </w:r>
      <w:r>
        <w:rPr>
          <w:rFonts w:ascii="Arial" w:hAnsi="Arial" w:cs="Arial"/>
          <w:color w:val="333333"/>
          <w:sz w:val="19"/>
          <w:szCs w:val="19"/>
        </w:rPr>
        <w:t>는</w:t>
      </w:r>
      <w:r>
        <w:rPr>
          <w:rFonts w:ascii="Arial" w:hAnsi="Arial" w:cs="Arial"/>
          <w:color w:val="333333"/>
          <w:sz w:val="19"/>
          <w:szCs w:val="19"/>
        </w:rPr>
        <w:t xml:space="preserve"> ip </w:t>
      </w:r>
      <w:r>
        <w:rPr>
          <w:rFonts w:ascii="Arial" w:hAnsi="Arial" w:cs="Arial"/>
          <w:color w:val="333333"/>
          <w:sz w:val="19"/>
          <w:szCs w:val="19"/>
        </w:rPr>
        <w:t>대신</w:t>
      </w:r>
      <w:r>
        <w:rPr>
          <w:rFonts w:ascii="Arial" w:hAnsi="Arial" w:cs="Arial"/>
          <w:color w:val="333333"/>
          <w:sz w:val="19"/>
          <w:szCs w:val="19"/>
        </w:rPr>
        <w:t xml:space="preserve"> host </w:t>
      </w:r>
      <w:r>
        <w:rPr>
          <w:rFonts w:ascii="Arial" w:hAnsi="Arial" w:cs="Arial"/>
          <w:color w:val="333333"/>
          <w:sz w:val="19"/>
          <w:szCs w:val="19"/>
        </w:rPr>
        <w:t>이름으로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접근할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[root@star ~]# cat /etc/hosts</w:t>
      </w:r>
      <w:r>
        <w:rPr>
          <w:rFonts w:ascii="Arial" w:hAnsi="Arial" w:cs="Arial"/>
          <w:color w:val="333333"/>
          <w:sz w:val="19"/>
          <w:szCs w:val="19"/>
        </w:rPr>
        <w:br/>
        <w:t># Do not remove the following line, or various programs</w:t>
      </w:r>
      <w:r>
        <w:rPr>
          <w:rFonts w:ascii="Arial" w:hAnsi="Arial" w:cs="Arial"/>
          <w:color w:val="333333"/>
          <w:sz w:val="19"/>
          <w:szCs w:val="19"/>
        </w:rPr>
        <w:br/>
        <w:t># that require network functionality will fail.</w:t>
      </w:r>
      <w:r>
        <w:rPr>
          <w:rFonts w:ascii="Arial" w:hAnsi="Arial" w:cs="Arial"/>
          <w:color w:val="333333"/>
          <w:sz w:val="19"/>
          <w:szCs w:val="19"/>
        </w:rPr>
        <w:br/>
        <w:t>127.0.0.1 star localhost.localdomain localhost</w:t>
      </w:r>
      <w:r>
        <w:rPr>
          <w:rFonts w:ascii="Arial" w:hAnsi="Arial" w:cs="Arial"/>
          <w:color w:val="333333"/>
          <w:sz w:val="19"/>
          <w:szCs w:val="19"/>
        </w:rPr>
        <w:br/>
        <w:t>[root@star ~]#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파일형식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host ip</w:t>
      </w:r>
      <w:r>
        <w:rPr>
          <w:rFonts w:ascii="Arial" w:hAnsi="Arial" w:cs="Arial"/>
          <w:color w:val="333333"/>
          <w:sz w:val="19"/>
          <w:szCs w:val="19"/>
        </w:rPr>
        <w:t>주소</w:t>
      </w:r>
      <w:r>
        <w:rPr>
          <w:rFonts w:ascii="Arial" w:hAnsi="Arial" w:cs="Arial"/>
          <w:color w:val="333333"/>
          <w:sz w:val="19"/>
          <w:szCs w:val="19"/>
        </w:rPr>
        <w:t xml:space="preserve"> host </w:t>
      </w:r>
      <w:r>
        <w:rPr>
          <w:rFonts w:ascii="Arial" w:hAnsi="Arial" w:cs="Arial"/>
          <w:color w:val="333333"/>
          <w:sz w:val="19"/>
          <w:szCs w:val="19"/>
        </w:rPr>
        <w:t>이름</w:t>
      </w:r>
      <w:r>
        <w:rPr>
          <w:rFonts w:ascii="Arial" w:hAnsi="Arial" w:cs="Arial"/>
          <w:color w:val="333333"/>
          <w:sz w:val="19"/>
          <w:szCs w:val="19"/>
        </w:rPr>
        <w:t xml:space="preserve"> host</w:t>
      </w:r>
      <w:r>
        <w:rPr>
          <w:rFonts w:ascii="Arial" w:hAnsi="Arial" w:cs="Arial"/>
          <w:color w:val="333333"/>
          <w:sz w:val="19"/>
          <w:szCs w:val="19"/>
        </w:rPr>
        <w:t>이름에대한</w:t>
      </w:r>
      <w:r>
        <w:rPr>
          <w:rFonts w:ascii="Arial" w:hAnsi="Arial" w:cs="Arial"/>
          <w:color w:val="333333"/>
          <w:sz w:val="19"/>
          <w:szCs w:val="19"/>
        </w:rPr>
        <w:t xml:space="preserve"> alias1 host</w:t>
      </w:r>
      <w:r>
        <w:rPr>
          <w:rFonts w:ascii="Arial" w:hAnsi="Arial" w:cs="Arial"/>
          <w:color w:val="333333"/>
          <w:sz w:val="19"/>
          <w:szCs w:val="19"/>
        </w:rPr>
        <w:t>이름에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대한</w:t>
      </w:r>
      <w:r>
        <w:rPr>
          <w:rFonts w:ascii="Arial" w:hAnsi="Arial" w:cs="Arial"/>
          <w:color w:val="333333"/>
          <w:sz w:val="19"/>
          <w:szCs w:val="19"/>
        </w:rPr>
        <w:t xml:space="preserve"> alias2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*. alias </w:t>
      </w:r>
      <w:r>
        <w:rPr>
          <w:rFonts w:ascii="Arial" w:hAnsi="Arial" w:cs="Arial"/>
          <w:color w:val="333333"/>
          <w:sz w:val="19"/>
          <w:szCs w:val="19"/>
        </w:rPr>
        <w:t>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생략할수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네트워크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상태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확인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명령어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ping</w:t>
      </w:r>
      <w:r>
        <w:rPr>
          <w:rFonts w:ascii="Arial" w:hAnsi="Arial" w:cs="Arial"/>
          <w:color w:val="333333"/>
          <w:sz w:val="19"/>
          <w:szCs w:val="19"/>
        </w:rPr>
        <w:br/>
        <w:t>nslookup</w:t>
      </w:r>
      <w:r>
        <w:rPr>
          <w:rFonts w:ascii="Arial" w:hAnsi="Arial" w:cs="Arial"/>
          <w:color w:val="333333"/>
          <w:sz w:val="19"/>
          <w:szCs w:val="19"/>
        </w:rPr>
        <w:br/>
        <w:t xml:space="preserve">traceroute </w:t>
      </w:r>
      <w:r>
        <w:rPr>
          <w:rFonts w:ascii="Arial" w:hAnsi="Arial" w:cs="Arial"/>
          <w:color w:val="333333"/>
          <w:sz w:val="19"/>
          <w:szCs w:val="19"/>
        </w:rPr>
        <w:t>등이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*. </w:t>
      </w:r>
      <w:r>
        <w:rPr>
          <w:rFonts w:ascii="Arial" w:hAnsi="Arial" w:cs="Arial"/>
          <w:color w:val="333333"/>
          <w:sz w:val="19"/>
          <w:szCs w:val="19"/>
        </w:rPr>
        <w:t>가상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이더넷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인터페이스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장치</w:t>
      </w:r>
      <w:r>
        <w:rPr>
          <w:rFonts w:ascii="Arial" w:hAnsi="Arial" w:cs="Arial"/>
          <w:color w:val="333333"/>
          <w:sz w:val="19"/>
          <w:szCs w:val="19"/>
        </w:rPr>
        <w:t xml:space="preserve">(nic) </w:t>
      </w:r>
      <w:r>
        <w:rPr>
          <w:rFonts w:ascii="Arial" w:hAnsi="Arial" w:cs="Arial"/>
          <w:color w:val="333333"/>
          <w:sz w:val="19"/>
          <w:szCs w:val="19"/>
        </w:rPr>
        <w:t>만들기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lastRenderedPageBreak/>
        <w:t xml:space="preserve">- </w:t>
      </w:r>
      <w:r>
        <w:rPr>
          <w:rFonts w:ascii="Arial" w:hAnsi="Arial" w:cs="Arial"/>
          <w:color w:val="333333"/>
          <w:sz w:val="19"/>
          <w:szCs w:val="19"/>
        </w:rPr>
        <w:t>하나의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랜카드에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여러개의</w:t>
      </w:r>
      <w:r>
        <w:rPr>
          <w:rFonts w:ascii="Arial" w:hAnsi="Arial" w:cs="Arial"/>
          <w:color w:val="333333"/>
          <w:sz w:val="19"/>
          <w:szCs w:val="19"/>
        </w:rPr>
        <w:t xml:space="preserve"> ip</w:t>
      </w:r>
      <w:r>
        <w:rPr>
          <w:rFonts w:ascii="Arial" w:hAnsi="Arial" w:cs="Arial"/>
          <w:color w:val="333333"/>
          <w:sz w:val="19"/>
          <w:szCs w:val="19"/>
        </w:rPr>
        <w:t>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부여할때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사용한다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 xml:space="preserve">eth0 </w:t>
      </w:r>
      <w:r>
        <w:rPr>
          <w:rFonts w:ascii="Arial" w:hAnsi="Arial" w:cs="Arial"/>
          <w:color w:val="333333"/>
          <w:sz w:val="19"/>
          <w:szCs w:val="19"/>
        </w:rPr>
        <w:t>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있으면</w:t>
      </w:r>
      <w:r>
        <w:rPr>
          <w:rFonts w:ascii="Arial" w:hAnsi="Arial" w:cs="Arial"/>
          <w:color w:val="333333"/>
          <w:sz w:val="19"/>
          <w:szCs w:val="19"/>
        </w:rPr>
        <w:t xml:space="preserve"> eth0:0 ~ eth0:255 </w:t>
      </w:r>
      <w:r>
        <w:rPr>
          <w:rFonts w:ascii="Arial" w:hAnsi="Arial" w:cs="Arial"/>
          <w:color w:val="333333"/>
          <w:sz w:val="19"/>
          <w:szCs w:val="19"/>
        </w:rPr>
        <w:t>사이의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장치를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만들수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  <w:t xml:space="preserve">eth1 </w:t>
      </w:r>
      <w:r>
        <w:rPr>
          <w:rFonts w:ascii="Arial" w:hAnsi="Arial" w:cs="Arial"/>
          <w:color w:val="333333"/>
          <w:sz w:val="19"/>
          <w:szCs w:val="19"/>
        </w:rPr>
        <w:t>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있으면</w:t>
      </w:r>
      <w:r>
        <w:rPr>
          <w:rFonts w:ascii="Arial" w:hAnsi="Arial" w:cs="Arial"/>
          <w:color w:val="333333"/>
          <w:sz w:val="19"/>
          <w:szCs w:val="19"/>
        </w:rPr>
        <w:t xml:space="preserve"> eth1:0 ~ eth1:255 </w:t>
      </w:r>
      <w:r>
        <w:rPr>
          <w:rFonts w:ascii="Arial" w:hAnsi="Arial" w:cs="Arial"/>
          <w:color w:val="333333"/>
          <w:sz w:val="19"/>
          <w:szCs w:val="19"/>
        </w:rPr>
        <w:t>사이의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장치를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만들수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있다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가상</w:t>
      </w:r>
      <w:r>
        <w:rPr>
          <w:rFonts w:ascii="Arial" w:hAnsi="Arial" w:cs="Arial"/>
          <w:color w:val="333333"/>
          <w:sz w:val="19"/>
          <w:szCs w:val="19"/>
        </w:rPr>
        <w:t xml:space="preserve"> nic </w:t>
      </w:r>
      <w:r>
        <w:rPr>
          <w:rFonts w:ascii="Arial" w:hAnsi="Arial" w:cs="Arial"/>
          <w:color w:val="333333"/>
          <w:sz w:val="19"/>
          <w:szCs w:val="19"/>
        </w:rPr>
        <w:t>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설정하는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방법은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장치명만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제외하면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실제장치를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구성하는것과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같다</w:t>
      </w:r>
      <w:r>
        <w:rPr>
          <w:rFonts w:ascii="Arial" w:hAnsi="Arial" w:cs="Arial"/>
          <w:color w:val="333333"/>
          <w:sz w:val="19"/>
          <w:szCs w:val="19"/>
        </w:rPr>
        <w:t>.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  <w:t>ex) ifconfig eth0:1 192.168.100.1 up</w:t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br/>
      </w:r>
      <w:r>
        <w:rPr>
          <w:rFonts w:ascii="Arial" w:hAnsi="Arial" w:cs="Arial"/>
          <w:color w:val="333333"/>
          <w:sz w:val="19"/>
          <w:szCs w:val="19"/>
        </w:rPr>
        <w:t>영구설정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역시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실제</w:t>
      </w:r>
      <w:r>
        <w:rPr>
          <w:rFonts w:ascii="Arial" w:hAnsi="Arial" w:cs="Arial"/>
          <w:color w:val="333333"/>
          <w:sz w:val="19"/>
          <w:szCs w:val="19"/>
        </w:rPr>
        <w:t xml:space="preserve"> nic </w:t>
      </w:r>
      <w:r>
        <w:rPr>
          <w:rFonts w:ascii="Arial" w:hAnsi="Arial" w:cs="Arial"/>
          <w:color w:val="333333"/>
          <w:sz w:val="19"/>
          <w:szCs w:val="19"/>
        </w:rPr>
        <w:t>장치와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마찬가지로</w:t>
      </w:r>
      <w:r>
        <w:rPr>
          <w:rFonts w:ascii="Arial" w:hAnsi="Arial" w:cs="Arial"/>
          <w:color w:val="333333"/>
          <w:sz w:val="19"/>
          <w:szCs w:val="19"/>
        </w:rPr>
        <w:t xml:space="preserve"> /etc/sysconfig/netwokr-scripts/ifcfg-eth0:1 </w:t>
      </w:r>
      <w:r>
        <w:rPr>
          <w:rFonts w:ascii="Arial" w:hAnsi="Arial" w:cs="Arial"/>
          <w:color w:val="333333"/>
          <w:sz w:val="19"/>
          <w:szCs w:val="19"/>
        </w:rPr>
        <w:t>을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만들고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설정하면</w:t>
      </w:r>
      <w:r>
        <w:rPr>
          <w:rFonts w:ascii="Arial" w:hAnsi="Arial" w:cs="Arial"/>
          <w:color w:val="333333"/>
          <w:sz w:val="19"/>
          <w:szCs w:val="19"/>
        </w:rPr>
        <w:t xml:space="preserve"> </w:t>
      </w:r>
      <w:r>
        <w:rPr>
          <w:rFonts w:ascii="Arial" w:hAnsi="Arial" w:cs="Arial"/>
          <w:color w:val="333333"/>
          <w:sz w:val="19"/>
          <w:szCs w:val="19"/>
        </w:rPr>
        <w:t>된다</w:t>
      </w:r>
      <w:r>
        <w:rPr>
          <w:rFonts w:ascii="Arial" w:hAnsi="Arial" w:cs="Arial"/>
          <w:color w:val="333333"/>
          <w:sz w:val="19"/>
          <w:szCs w:val="19"/>
        </w:rPr>
        <w:t>.</w:t>
      </w:r>
    </w:p>
    <w:p w:rsidR="00E038FC" w:rsidRDefault="00E038FC" w:rsidP="00E038FC">
      <w:pPr>
        <w:spacing w:line="294" w:lineRule="atLeast"/>
        <w:rPr>
          <w:rFonts w:ascii="dotum" w:hAnsi="dotum" w:cs="Arial" w:hint="eastAsia"/>
          <w:color w:val="333333"/>
          <w:sz w:val="19"/>
          <w:szCs w:val="19"/>
        </w:rPr>
      </w:pPr>
      <w:r>
        <w:rPr>
          <w:rStyle w:val="a9"/>
          <w:rFonts w:ascii="dotum" w:hAnsi="dotum" w:cs="Arial"/>
          <w:color w:val="333333"/>
        </w:rPr>
        <w:t>[</w:t>
      </w:r>
      <w:r>
        <w:rPr>
          <w:rStyle w:val="a9"/>
          <w:rFonts w:ascii="dotum" w:hAnsi="dotum" w:cs="Arial"/>
          <w:color w:val="333333"/>
        </w:rPr>
        <w:t>출처</w:t>
      </w:r>
      <w:r>
        <w:rPr>
          <w:rStyle w:val="a9"/>
          <w:rFonts w:ascii="dotum" w:hAnsi="dotum" w:cs="Arial"/>
          <w:color w:val="333333"/>
        </w:rPr>
        <w:t>]</w:t>
      </w:r>
      <w:r>
        <w:rPr>
          <w:rStyle w:val="apple-converted-space"/>
          <w:rFonts w:ascii="dotum" w:hAnsi="dotum" w:cs="Arial"/>
          <w:color w:val="333333"/>
        </w:rPr>
        <w:t> </w:t>
      </w:r>
      <w:hyperlink r:id="rId127" w:tgtFrame="_blank" w:history="1">
        <w:r>
          <w:rPr>
            <w:rStyle w:val="a8"/>
            <w:rFonts w:ascii="dotum" w:hAnsi="dotum" w:cs="Arial"/>
            <w:color w:val="800080"/>
          </w:rPr>
          <w:t xml:space="preserve">9 30 tcp/ip </w:t>
        </w:r>
        <w:r>
          <w:rPr>
            <w:rStyle w:val="a8"/>
            <w:rFonts w:ascii="dotum" w:hAnsi="dotum" w:cs="Arial"/>
            <w:color w:val="800080"/>
          </w:rPr>
          <w:t>및</w:t>
        </w:r>
        <w:r>
          <w:rPr>
            <w:rStyle w:val="a8"/>
            <w:rFonts w:ascii="dotum" w:hAnsi="dotum" w:cs="Arial"/>
            <w:color w:val="800080"/>
          </w:rPr>
          <w:t xml:space="preserve"> </w:t>
        </w:r>
        <w:r>
          <w:rPr>
            <w:rStyle w:val="a8"/>
            <w:rFonts w:ascii="dotum" w:hAnsi="dotum" w:cs="Arial"/>
            <w:color w:val="800080"/>
          </w:rPr>
          <w:t>리눅스</w:t>
        </w:r>
        <w:r>
          <w:rPr>
            <w:rStyle w:val="a8"/>
            <w:rFonts w:ascii="dotum" w:hAnsi="dotum" w:cs="Arial"/>
            <w:color w:val="800080"/>
          </w:rPr>
          <w:t xml:space="preserve"> </w:t>
        </w:r>
        <w:r>
          <w:rPr>
            <w:rStyle w:val="a8"/>
            <w:rFonts w:ascii="dotum" w:hAnsi="dotum" w:cs="Arial"/>
            <w:color w:val="800080"/>
          </w:rPr>
          <w:t>네트워크</w:t>
        </w:r>
        <w:r>
          <w:rPr>
            <w:rStyle w:val="a8"/>
            <w:rFonts w:ascii="dotum" w:hAnsi="dotum" w:cs="Arial"/>
            <w:color w:val="800080"/>
          </w:rPr>
          <w:t xml:space="preserve"> (</w:t>
        </w:r>
        <w:r>
          <w:rPr>
            <w:rStyle w:val="a8"/>
            <w:rFonts w:ascii="dotum" w:hAnsi="dotum" w:cs="Arial"/>
            <w:color w:val="800080"/>
          </w:rPr>
          <w:t>궁금하시죠</w:t>
        </w:r>
        <w:r>
          <w:rPr>
            <w:rStyle w:val="a8"/>
            <w:rFonts w:ascii="dotum" w:hAnsi="dotum" w:cs="Arial"/>
            <w:color w:val="800080"/>
          </w:rPr>
          <w:t>)</w:t>
        </w:r>
      </w:hyperlink>
      <w:r>
        <w:rPr>
          <w:rStyle w:val="apple-converted-space"/>
          <w:rFonts w:ascii="dotum" w:hAnsi="dotum" w:cs="Arial"/>
          <w:color w:val="333333"/>
        </w:rPr>
        <w:t> </w:t>
      </w:r>
      <w:r>
        <w:rPr>
          <w:rFonts w:ascii="dotum" w:hAnsi="dotum" w:cs="Arial"/>
          <w:color w:val="333333"/>
        </w:rPr>
        <w:t>|</w:t>
      </w:r>
      <w:r>
        <w:rPr>
          <w:rStyle w:val="a9"/>
          <w:rFonts w:ascii="dotum" w:hAnsi="dotum" w:cs="Arial"/>
          <w:color w:val="333333"/>
        </w:rPr>
        <w:t>작성자</w:t>
      </w:r>
      <w:r>
        <w:rPr>
          <w:rStyle w:val="apple-converted-space"/>
          <w:rFonts w:ascii="dotum" w:hAnsi="dotum" w:cs="Arial"/>
          <w:color w:val="333333"/>
        </w:rPr>
        <w:t> </w:t>
      </w:r>
      <w:hyperlink r:id="rId128" w:tgtFrame="_blank" w:history="1">
        <w:r>
          <w:rPr>
            <w:rStyle w:val="a8"/>
            <w:rFonts w:ascii="dotum" w:hAnsi="dotum" w:cs="Arial"/>
          </w:rPr>
          <w:t>digitchs</w:t>
        </w:r>
      </w:hyperlink>
    </w:p>
    <w:p w:rsidR="00E038FC" w:rsidRPr="00E038FC" w:rsidRDefault="00E038FC" w:rsidP="00E038FC">
      <w:pPr>
        <w:pStyle w:val="ab"/>
        <w:shd w:val="clear" w:color="auto" w:fill="EEEEEE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9"/>
          <w:szCs w:val="19"/>
        </w:rPr>
      </w:pPr>
    </w:p>
    <w:p w:rsidR="00C6787B" w:rsidRDefault="00C6787B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C6787B" w:rsidRDefault="00C6787B" w:rsidP="00C6787B">
      <w:pPr>
        <w:pStyle w:val="1"/>
        <w:rPr>
          <w:rFonts w:ascii="Verdana" w:hAnsi="Verdana"/>
          <w:color w:val="777777"/>
          <w:sz w:val="25"/>
          <w:szCs w:val="25"/>
        </w:rPr>
      </w:pPr>
      <w:r>
        <w:rPr>
          <w:rFonts w:ascii="Verdana" w:hAnsi="Verdana"/>
          <w:color w:val="777777"/>
          <w:sz w:val="25"/>
          <w:szCs w:val="25"/>
        </w:rPr>
        <w:lastRenderedPageBreak/>
        <w:t xml:space="preserve">eth0: Setting promiscuous mode </w:t>
      </w:r>
      <w:r>
        <w:rPr>
          <w:rFonts w:ascii="Verdana" w:hAnsi="Verdana"/>
          <w:color w:val="777777"/>
          <w:sz w:val="25"/>
          <w:szCs w:val="25"/>
        </w:rPr>
        <w:t>의</w:t>
      </w:r>
      <w:r>
        <w:rPr>
          <w:rFonts w:ascii="Verdana" w:hAnsi="Verdana"/>
          <w:color w:val="777777"/>
          <w:sz w:val="25"/>
          <w:szCs w:val="25"/>
        </w:rPr>
        <w:t xml:space="preserve"> </w:t>
      </w:r>
      <w:r>
        <w:rPr>
          <w:rFonts w:ascii="Verdana" w:hAnsi="Verdana"/>
          <w:color w:val="777777"/>
          <w:sz w:val="25"/>
          <w:szCs w:val="25"/>
        </w:rPr>
        <w:t>의미</w:t>
      </w:r>
      <w:r>
        <w:rPr>
          <w:rFonts w:ascii="Verdana" w:hAnsi="Verdana"/>
          <w:color w:val="777777"/>
          <w:sz w:val="25"/>
          <w:szCs w:val="25"/>
        </w:rPr>
        <w:t>?</w:t>
      </w:r>
    </w:p>
    <w:p w:rsidR="00C6787B" w:rsidRDefault="00C6787B" w:rsidP="00C6787B">
      <w:pPr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b/>
          <w:bCs/>
          <w:noProof/>
          <w:color w:val="3399CC"/>
          <w:sz w:val="19"/>
          <w:szCs w:val="19"/>
        </w:rPr>
        <w:drawing>
          <wp:inline distT="0" distB="0" distL="0" distR="0">
            <wp:extent cx="767080" cy="708025"/>
            <wp:effectExtent l="19050" t="0" r="0" b="0"/>
            <wp:docPr id="25" name="그림 5" descr="웃는 남자의 이미지">
              <a:hlinkClick xmlns:a="http://schemas.openxmlformats.org/drawingml/2006/main" r:id="rId129" tooltip="&quot;사용자 프로필 보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웃는 남자의 이미지">
                      <a:hlinkClick r:id="rId129" tooltip="&quot;사용자 프로필 보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7B" w:rsidRDefault="00C6787B" w:rsidP="00C6787B">
      <w:pPr>
        <w:rPr>
          <w:rFonts w:ascii="Verdana" w:hAnsi="Verdana"/>
          <w:color w:val="000000"/>
          <w:sz w:val="19"/>
          <w:szCs w:val="19"/>
        </w:rPr>
      </w:pPr>
      <w:r>
        <w:rPr>
          <w:rStyle w:val="submitted"/>
          <w:rFonts w:ascii="Verdana" w:hAnsi="Verdana"/>
          <w:b/>
          <w:bCs/>
          <w:color w:val="000000"/>
          <w:sz w:val="19"/>
          <w:szCs w:val="19"/>
        </w:rPr>
        <w:t>Submitted by</w:t>
      </w:r>
      <w:r>
        <w:rPr>
          <w:rStyle w:val="apple-converted-space"/>
          <w:rFonts w:ascii="Verdana" w:hAnsi="Verdana"/>
          <w:b/>
          <w:bCs/>
          <w:color w:val="000000"/>
          <w:sz w:val="19"/>
          <w:szCs w:val="19"/>
        </w:rPr>
        <w:t> </w:t>
      </w:r>
      <w:hyperlink r:id="rId131" w:tooltip="사용자 프로필 보기" w:history="1"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웃는</w:t>
        </w:r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남자</w:t>
        </w:r>
      </w:hyperlink>
      <w:r>
        <w:rPr>
          <w:rStyle w:val="apple-converted-space"/>
          <w:rFonts w:ascii="Verdana" w:hAnsi="Verdana"/>
          <w:b/>
          <w:bCs/>
          <w:color w:val="000000"/>
          <w:sz w:val="19"/>
          <w:szCs w:val="19"/>
        </w:rPr>
        <w:t> </w:t>
      </w:r>
      <w:r>
        <w:rPr>
          <w:rStyle w:val="submitted"/>
          <w:rFonts w:ascii="Verdana" w:hAnsi="Verdana"/>
          <w:b/>
          <w:bCs/>
          <w:color w:val="000000"/>
          <w:sz w:val="19"/>
          <w:szCs w:val="19"/>
        </w:rPr>
        <w:t xml:space="preserve">on </w:t>
      </w:r>
      <w:r>
        <w:rPr>
          <w:rStyle w:val="submitted"/>
          <w:rFonts w:ascii="Verdana" w:hAnsi="Verdana"/>
          <w:b/>
          <w:bCs/>
          <w:color w:val="000000"/>
          <w:sz w:val="19"/>
          <w:szCs w:val="19"/>
        </w:rPr>
        <w:t>금</w:t>
      </w:r>
      <w:r>
        <w:rPr>
          <w:rStyle w:val="submitted"/>
          <w:rFonts w:ascii="Verdana" w:hAnsi="Verdana"/>
          <w:b/>
          <w:bCs/>
          <w:color w:val="000000"/>
          <w:sz w:val="19"/>
          <w:szCs w:val="19"/>
        </w:rPr>
        <w:t>, 2004/10/15 - 3:29am.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</w:p>
    <w:p w:rsidR="00C6787B" w:rsidRDefault="00BE46AD" w:rsidP="00C6787B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ind w:left="0"/>
        <w:jc w:val="left"/>
        <w:rPr>
          <w:rFonts w:ascii="Verdana" w:hAnsi="Verdana"/>
          <w:color w:val="999999"/>
          <w:sz w:val="15"/>
          <w:szCs w:val="15"/>
        </w:rPr>
      </w:pPr>
      <w:hyperlink r:id="rId132" w:tooltip="OS 및 애플리케이션 설치, 활용에 관한 질문/답변" w:history="1"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>설치</w:t>
        </w:r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>및</w:t>
        </w:r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>활용</w:t>
        </w:r>
        <w:r w:rsidR="00C6787B">
          <w:rPr>
            <w:rStyle w:val="a8"/>
            <w:rFonts w:ascii="Verdana" w:hAnsi="Verdana"/>
            <w:b/>
            <w:bCs/>
            <w:color w:val="3399CC"/>
            <w:sz w:val="15"/>
            <w:szCs w:val="15"/>
          </w:rPr>
          <w:t xml:space="preserve"> QnA</w:t>
        </w:r>
      </w:hyperlink>
    </w:p>
    <w:p w:rsidR="00C6787B" w:rsidRDefault="00C6787B" w:rsidP="00C6787B">
      <w:pPr>
        <w:pStyle w:val="ab"/>
        <w:spacing w:before="120" w:beforeAutospacing="0" w:after="216" w:afterAutospacing="0" w:line="336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서버에서</w:t>
      </w:r>
      <w:r>
        <w:rPr>
          <w:rFonts w:ascii="Verdana" w:hAnsi="Verdana"/>
          <w:color w:val="000000"/>
          <w:sz w:val="19"/>
          <w:szCs w:val="19"/>
        </w:rPr>
        <w:t xml:space="preserve"> FTP</w:t>
      </w:r>
      <w:r>
        <w:rPr>
          <w:rFonts w:ascii="Verdana" w:hAnsi="Verdana"/>
          <w:color w:val="000000"/>
          <w:sz w:val="19"/>
          <w:szCs w:val="19"/>
        </w:rPr>
        <w:t>로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다렉토리를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검색하는데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좀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버벅되더군요</w:t>
      </w:r>
      <w:r>
        <w:rPr>
          <w:rFonts w:ascii="Verdana" w:hAnsi="Verdana"/>
          <w:color w:val="000000"/>
          <w:sz w:val="19"/>
          <w:szCs w:val="19"/>
        </w:rPr>
        <w:t>.</w:t>
      </w:r>
      <w:r>
        <w:rPr>
          <w:rFonts w:ascii="Verdana" w:hAnsi="Verdana"/>
          <w:color w:val="000000"/>
          <w:sz w:val="19"/>
          <w:szCs w:val="19"/>
        </w:rPr>
        <w:br/>
      </w:r>
      <w:r>
        <w:rPr>
          <w:rFonts w:ascii="Verdana" w:hAnsi="Verdana"/>
          <w:color w:val="000000"/>
          <w:sz w:val="19"/>
          <w:szCs w:val="19"/>
        </w:rPr>
        <w:t>좀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이상한거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같아서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쉘접속해서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br/>
        <w:t xml:space="preserve">dmesg </w:t>
      </w:r>
      <w:r>
        <w:rPr>
          <w:rFonts w:ascii="Verdana" w:hAnsi="Verdana"/>
          <w:color w:val="000000"/>
          <w:sz w:val="19"/>
          <w:szCs w:val="19"/>
        </w:rPr>
        <w:t>를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해보았는데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다음과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같은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로그가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보입니다</w:t>
      </w:r>
      <w:r>
        <w:rPr>
          <w:rFonts w:ascii="Verdana" w:hAnsi="Verdana"/>
          <w:color w:val="000000"/>
          <w:sz w:val="19"/>
          <w:szCs w:val="19"/>
        </w:rPr>
        <w:t>.</w:t>
      </w:r>
      <w:r>
        <w:rPr>
          <w:rFonts w:ascii="Verdana" w:hAnsi="Verdana"/>
          <w:color w:val="000000"/>
          <w:sz w:val="19"/>
          <w:szCs w:val="19"/>
        </w:rPr>
        <w:br/>
      </w:r>
      <w:r>
        <w:rPr>
          <w:rFonts w:ascii="Verdana" w:hAnsi="Verdana"/>
          <w:color w:val="000000"/>
          <w:sz w:val="19"/>
          <w:szCs w:val="19"/>
        </w:rPr>
        <w:t>이것이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무얼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뜻하는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건지요</w:t>
      </w:r>
      <w:r>
        <w:rPr>
          <w:rFonts w:ascii="Verdana" w:hAnsi="Verdana"/>
          <w:color w:val="000000"/>
          <w:sz w:val="19"/>
          <w:szCs w:val="19"/>
        </w:rPr>
        <w:t>?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eth0: Setting promiscuous mode.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entered promiscuous mode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left promiscuous mode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eth0: Setting promiscuous mode.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entered promiscuous mode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left promiscuous mode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eth0: Setting promiscuous mode.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entered promiscuous mod</w:t>
      </w:r>
    </w:p>
    <w:p w:rsidR="00C6787B" w:rsidRDefault="00C6787B" w:rsidP="00C6787B">
      <w:pPr>
        <w:pStyle w:val="HTML"/>
        <w:pBdr>
          <w:top w:val="single" w:sz="6" w:space="9" w:color="DDDDDD"/>
          <w:left w:val="single" w:sz="6" w:space="18" w:color="DDDDDD"/>
          <w:bottom w:val="single" w:sz="6" w:space="9" w:color="DDDDDD"/>
          <w:right w:val="single" w:sz="6" w:space="18" w:color="DDDDDD"/>
        </w:pBdr>
        <w:shd w:val="clear" w:color="auto" w:fill="EEEEEE"/>
        <w:spacing w:line="336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device eth0 left promiscuous mode</w:t>
      </w:r>
    </w:p>
    <w:p w:rsidR="00C6787B" w:rsidRDefault="00C6787B" w:rsidP="00C6787B">
      <w:pPr>
        <w:pStyle w:val="ab"/>
        <w:spacing w:before="120" w:beforeAutospacing="0" w:after="216" w:afterAutospacing="0" w:line="336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잠시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버벅이었던거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빼고는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다른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이상은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없었습니다</w:t>
      </w:r>
      <w:r>
        <w:rPr>
          <w:rFonts w:ascii="Verdana" w:hAnsi="Verdana"/>
          <w:color w:val="000000"/>
          <w:sz w:val="19"/>
          <w:szCs w:val="19"/>
        </w:rPr>
        <w:t>.</w:t>
      </w:r>
      <w:r>
        <w:rPr>
          <w:rFonts w:ascii="Verdana" w:hAnsi="Verdana"/>
          <w:color w:val="000000"/>
          <w:sz w:val="19"/>
          <w:szCs w:val="19"/>
        </w:rPr>
        <w:br/>
      </w:r>
      <w:r>
        <w:rPr>
          <w:rFonts w:ascii="Verdana" w:hAnsi="Verdana"/>
          <w:color w:val="000000"/>
          <w:sz w:val="19"/>
          <w:szCs w:val="19"/>
        </w:rPr>
        <w:t>흠</w:t>
      </w:r>
      <w:r>
        <w:rPr>
          <w:rFonts w:ascii="Verdana" w:hAnsi="Verdana"/>
          <w:color w:val="000000"/>
          <w:sz w:val="19"/>
          <w:szCs w:val="19"/>
        </w:rPr>
        <w:t>..</w:t>
      </w:r>
      <w:r>
        <w:rPr>
          <w:rFonts w:ascii="Verdana" w:hAnsi="Verdana"/>
          <w:color w:val="000000"/>
          <w:sz w:val="19"/>
          <w:szCs w:val="19"/>
        </w:rPr>
        <w:t>이게</w:t>
      </w:r>
      <w:r>
        <w:rPr>
          <w:rFonts w:ascii="Verdana" w:hAnsi="Verdana"/>
          <w:color w:val="000000"/>
          <w:sz w:val="19"/>
          <w:szCs w:val="19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뭘까요</w:t>
      </w:r>
      <w:r>
        <w:rPr>
          <w:rFonts w:ascii="Verdana" w:hAnsi="Verdana"/>
          <w:color w:val="000000"/>
          <w:sz w:val="19"/>
          <w:szCs w:val="19"/>
        </w:rPr>
        <w:t>?</w:t>
      </w:r>
    </w:p>
    <w:p w:rsidR="00C6787B" w:rsidRDefault="00BE46AD" w:rsidP="00C6787B">
      <w:pPr>
        <w:spacing w:line="336" w:lineRule="atLeast"/>
        <w:jc w:val="center"/>
        <w:rPr>
          <w:rFonts w:ascii="Verdana" w:hAnsi="Verdana"/>
          <w:color w:val="000000"/>
          <w:sz w:val="19"/>
          <w:szCs w:val="19"/>
        </w:rPr>
      </w:pPr>
      <w:hyperlink r:id="rId133" w:tooltip="이전 글" w:history="1"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‹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윈도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-&amp;gt;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리눅스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연결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사용중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....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리눅스서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외부로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핑이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안되</w:t>
        </w:r>
      </w:hyperlink>
      <w:hyperlink r:id="rId134" w:tooltip="다음 글" w:history="1"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윈도우즈에서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shell 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사용할수있나요</w:t>
        </w:r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 xml:space="preserve"> ?? ›</w:t>
        </w:r>
      </w:hyperlink>
    </w:p>
    <w:p w:rsidR="00C6787B" w:rsidRDefault="00C6787B" w:rsidP="00C6787B">
      <w:pPr>
        <w:jc w:val="left"/>
        <w:rPr>
          <w:rFonts w:ascii="Verdana" w:hAnsi="Verdana"/>
          <w:color w:val="999999"/>
          <w:sz w:val="19"/>
          <w:szCs w:val="19"/>
        </w:rPr>
      </w:pPr>
      <w:r>
        <w:rPr>
          <w:rFonts w:ascii="Verdana" w:hAnsi="Verdana"/>
          <w:color w:val="999999"/>
          <w:sz w:val="19"/>
          <w:szCs w:val="19"/>
        </w:rPr>
        <w:t>»</w:t>
      </w:r>
      <w:r>
        <w:rPr>
          <w:rStyle w:val="apple-converted-space"/>
          <w:rFonts w:ascii="Verdana" w:hAnsi="Verdana"/>
          <w:color w:val="999999"/>
          <w:sz w:val="19"/>
          <w:szCs w:val="19"/>
        </w:rPr>
        <w:t> </w:t>
      </w:r>
    </w:p>
    <w:p w:rsidR="00C6787B" w:rsidRDefault="00BE46AD" w:rsidP="00C6787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left"/>
        <w:rPr>
          <w:rFonts w:ascii="Verdana" w:hAnsi="Verdana"/>
          <w:color w:val="999999"/>
          <w:sz w:val="19"/>
          <w:szCs w:val="19"/>
        </w:rPr>
      </w:pPr>
      <w:hyperlink r:id="rId135" w:history="1"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Login</w:t>
        </w:r>
      </w:hyperlink>
      <w:r w:rsidR="00C6787B">
        <w:rPr>
          <w:rStyle w:val="apple-converted-space"/>
          <w:rFonts w:ascii="Verdana" w:hAnsi="Verdana"/>
          <w:color w:val="999999"/>
          <w:sz w:val="19"/>
          <w:szCs w:val="19"/>
        </w:rPr>
        <w:t> </w:t>
      </w:r>
      <w:r w:rsidR="00C6787B">
        <w:rPr>
          <w:rStyle w:val="commentforbidden"/>
          <w:rFonts w:ascii="Verdana" w:hAnsi="Verdana"/>
          <w:color w:val="999999"/>
          <w:sz w:val="19"/>
          <w:szCs w:val="19"/>
        </w:rPr>
        <w:t>or</w:t>
      </w:r>
      <w:r w:rsidR="00C6787B">
        <w:rPr>
          <w:rStyle w:val="apple-converted-space"/>
          <w:rFonts w:ascii="Verdana" w:hAnsi="Verdana"/>
          <w:color w:val="999999"/>
          <w:sz w:val="19"/>
          <w:szCs w:val="19"/>
        </w:rPr>
        <w:t> </w:t>
      </w:r>
      <w:hyperlink r:id="rId136" w:history="1">
        <w:r w:rsidR="00C6787B"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register</w:t>
        </w:r>
      </w:hyperlink>
      <w:r w:rsidR="00C6787B">
        <w:rPr>
          <w:rStyle w:val="apple-converted-space"/>
          <w:rFonts w:ascii="Verdana" w:hAnsi="Verdana"/>
          <w:color w:val="999999"/>
          <w:sz w:val="19"/>
          <w:szCs w:val="19"/>
        </w:rPr>
        <w:t> </w:t>
      </w:r>
      <w:r w:rsidR="00C6787B">
        <w:rPr>
          <w:rStyle w:val="commentforbidden"/>
          <w:rFonts w:ascii="Verdana" w:hAnsi="Verdana"/>
          <w:color w:val="999999"/>
          <w:sz w:val="19"/>
          <w:szCs w:val="19"/>
        </w:rPr>
        <w:t>to post comments</w:t>
      </w:r>
    </w:p>
    <w:p w:rsidR="00C6787B" w:rsidRDefault="00C6787B" w:rsidP="00C6787B">
      <w:pPr>
        <w:rPr>
          <w:ins w:id="5" w:author="Unknown"/>
          <w:rFonts w:ascii="Verdana" w:hAnsi="Verdana"/>
          <w:color w:val="000000"/>
          <w:sz w:val="19"/>
          <w:szCs w:val="19"/>
        </w:rPr>
      </w:pPr>
      <w:ins w:id="6" w:author="Unknown">
        <w:r>
          <w:rPr>
            <w:rStyle w:val="apple-converted-space"/>
            <w:rFonts w:ascii="Verdana" w:hAnsi="Verdana"/>
            <w:color w:val="000000"/>
            <w:sz w:val="19"/>
            <w:szCs w:val="19"/>
          </w:rPr>
          <w:t> </w:t>
        </w:r>
      </w:ins>
    </w:p>
    <w:p w:rsidR="00C6787B" w:rsidRDefault="00C6787B" w:rsidP="00C6787B">
      <w:pPr>
        <w:rPr>
          <w:ins w:id="7" w:author="Unknown"/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b/>
          <w:bCs/>
          <w:noProof/>
          <w:color w:val="3399CC"/>
          <w:sz w:val="19"/>
          <w:szCs w:val="19"/>
        </w:rPr>
        <w:drawing>
          <wp:inline distT="0" distB="0" distL="0" distR="0">
            <wp:extent cx="668655" cy="747395"/>
            <wp:effectExtent l="0" t="0" r="0" b="0"/>
            <wp:docPr id="24" name="그림 6" descr="arpeggio의 이미지">
              <a:hlinkClick xmlns:a="http://schemas.openxmlformats.org/drawingml/2006/main" r:id="rId137" tooltip="&quot;사용자 프로필 보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peggio의 이미지">
                      <a:hlinkClick r:id="rId137" tooltip="&quot;사용자 프로필 보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7B" w:rsidRDefault="00BE46AD" w:rsidP="00C6787B">
      <w:pPr>
        <w:pStyle w:val="3"/>
        <w:spacing w:before="0" w:beforeAutospacing="0" w:after="0" w:afterAutospacing="0"/>
        <w:rPr>
          <w:ins w:id="8" w:author="Unknown"/>
          <w:rFonts w:ascii="Verdana" w:hAnsi="Verdana"/>
          <w:color w:val="777777"/>
          <w:sz w:val="25"/>
          <w:szCs w:val="25"/>
        </w:rPr>
      </w:pPr>
      <w:ins w:id="9" w:author="Unknown">
        <w:r>
          <w:rPr>
            <w:rFonts w:ascii="Verdana" w:hAnsi="Verdana"/>
            <w:color w:val="777777"/>
            <w:sz w:val="25"/>
            <w:szCs w:val="25"/>
          </w:rPr>
          <w:fldChar w:fldCharType="begin"/>
        </w:r>
        <w:r w:rsidR="00C6787B">
          <w:rPr>
            <w:rFonts w:ascii="Verdana" w:hAnsi="Verdana"/>
            <w:color w:val="777777"/>
            <w:sz w:val="25"/>
            <w:szCs w:val="25"/>
          </w:rPr>
          <w:instrText xml:space="preserve"> HYPERLINK "http://kldp.org/node/42206" \l "comment-147979" </w:instrText>
        </w:r>
        <w:r>
          <w:rPr>
            <w:rFonts w:ascii="Verdana" w:hAnsi="Verdana"/>
            <w:color w:val="777777"/>
            <w:sz w:val="25"/>
            <w:szCs w:val="25"/>
          </w:rPr>
          <w:fldChar w:fldCharType="separate"/>
        </w:r>
        <w:r w:rsidR="00C6787B">
          <w:rPr>
            <w:rStyle w:val="a8"/>
            <w:rFonts w:ascii="Verdana" w:hAnsi="Verdana"/>
            <w:b w:val="0"/>
            <w:bCs w:val="0"/>
            <w:color w:val="777777"/>
            <w:sz w:val="28"/>
            <w:szCs w:val="28"/>
          </w:rPr>
          <w:t>promisc</w:t>
        </w:r>
        <w:r w:rsidR="00C6787B">
          <w:rPr>
            <w:rStyle w:val="a8"/>
            <w:rFonts w:ascii="Verdana" w:hAnsi="Verdana"/>
            <w:b w:val="0"/>
            <w:bCs w:val="0"/>
            <w:color w:val="777777"/>
            <w:sz w:val="28"/>
            <w:szCs w:val="28"/>
          </w:rPr>
          <w:t>모드는</w:t>
        </w:r>
        <w:r>
          <w:rPr>
            <w:rFonts w:ascii="Verdana" w:hAnsi="Verdana"/>
            <w:color w:val="777777"/>
            <w:sz w:val="25"/>
            <w:szCs w:val="25"/>
          </w:rPr>
          <w:fldChar w:fldCharType="end"/>
        </w:r>
      </w:ins>
    </w:p>
    <w:p w:rsidR="00C6787B" w:rsidRDefault="00C6787B" w:rsidP="00C6787B">
      <w:pPr>
        <w:rPr>
          <w:ins w:id="10" w:author="Unknown"/>
          <w:rFonts w:ascii="Verdana" w:hAnsi="Verdana"/>
          <w:b/>
          <w:bCs/>
          <w:color w:val="000000"/>
          <w:sz w:val="19"/>
          <w:szCs w:val="19"/>
        </w:rPr>
      </w:pPr>
      <w:ins w:id="11" w:author="Unknown">
        <w:r>
          <w:rPr>
            <w:rFonts w:ascii="Verdana" w:hAnsi="Verdana"/>
            <w:b/>
            <w:bCs/>
            <w:color w:val="000000"/>
            <w:sz w:val="19"/>
            <w:szCs w:val="19"/>
          </w:rPr>
          <w:t>Submitted by</w:t>
        </w:r>
        <w:r>
          <w:rPr>
            <w:rStyle w:val="apple-converted-space"/>
            <w:rFonts w:ascii="Verdana" w:hAnsi="Verdana"/>
            <w:b/>
            <w:bCs/>
            <w:color w:val="000000"/>
            <w:sz w:val="19"/>
            <w:szCs w:val="19"/>
          </w:rPr>
          <w:t> </w:t>
        </w:r>
        <w:r w:rsidR="00BE46AD">
          <w:rPr>
            <w:rFonts w:ascii="Verdana" w:hAnsi="Verdana"/>
            <w:b/>
            <w:bCs/>
            <w:color w:val="000000"/>
            <w:sz w:val="19"/>
            <w:szCs w:val="19"/>
          </w:rPr>
          <w:fldChar w:fldCharType="begin"/>
        </w:r>
        <w:r>
          <w:rPr>
            <w:rFonts w:ascii="Verdana" w:hAnsi="Verdana"/>
            <w:b/>
            <w:bCs/>
            <w:color w:val="000000"/>
            <w:sz w:val="19"/>
            <w:szCs w:val="19"/>
          </w:rPr>
          <w:instrText xml:space="preserve"> 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>HYPERLINK "http://kldp.org/user/1985" \o "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>사용자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 xml:space="preserve"> 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>프로필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 xml:space="preserve"> 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>보기</w:instrText>
        </w:r>
        <w:r>
          <w:rPr>
            <w:rFonts w:ascii="Verdana" w:hAnsi="Verdana" w:hint="eastAsia"/>
            <w:b/>
            <w:bCs/>
            <w:color w:val="000000"/>
            <w:sz w:val="19"/>
            <w:szCs w:val="19"/>
          </w:rPr>
          <w:instrText>"</w:instrText>
        </w:r>
        <w:r>
          <w:rPr>
            <w:rFonts w:ascii="Verdana" w:hAnsi="Verdana"/>
            <w:b/>
            <w:bCs/>
            <w:color w:val="000000"/>
            <w:sz w:val="19"/>
            <w:szCs w:val="19"/>
          </w:rPr>
          <w:instrText xml:space="preserve"> </w:instrText>
        </w:r>
        <w:r w:rsidR="00BE46AD">
          <w:rPr>
            <w:rFonts w:ascii="Verdana" w:hAnsi="Verdana"/>
            <w:b/>
            <w:bCs/>
            <w:color w:val="000000"/>
            <w:sz w:val="19"/>
            <w:szCs w:val="19"/>
          </w:rPr>
          <w:fldChar w:fldCharType="separate"/>
        </w:r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arpeggio</w:t>
        </w:r>
        <w:r w:rsidR="00BE46AD">
          <w:rPr>
            <w:rFonts w:ascii="Verdana" w:hAnsi="Verdana"/>
            <w:b/>
            <w:bCs/>
            <w:color w:val="000000"/>
            <w:sz w:val="19"/>
            <w:szCs w:val="19"/>
          </w:rPr>
          <w:fldChar w:fldCharType="end"/>
        </w:r>
        <w:r>
          <w:rPr>
            <w:rStyle w:val="apple-converted-space"/>
            <w:rFonts w:ascii="Verdana" w:hAnsi="Verdana"/>
            <w:b/>
            <w:bCs/>
            <w:color w:val="000000"/>
            <w:sz w:val="19"/>
            <w:szCs w:val="19"/>
          </w:rPr>
          <w:t> </w:t>
        </w:r>
        <w:r>
          <w:rPr>
            <w:rFonts w:ascii="Verdana" w:hAnsi="Verdana"/>
            <w:b/>
            <w:bCs/>
            <w:color w:val="000000"/>
            <w:sz w:val="19"/>
            <w:szCs w:val="19"/>
          </w:rPr>
          <w:t xml:space="preserve">on </w:t>
        </w:r>
        <w:r>
          <w:rPr>
            <w:rFonts w:ascii="Verdana" w:hAnsi="Verdana"/>
            <w:b/>
            <w:bCs/>
            <w:color w:val="000000"/>
            <w:sz w:val="19"/>
            <w:szCs w:val="19"/>
          </w:rPr>
          <w:t>금</w:t>
        </w:r>
        <w:r>
          <w:rPr>
            <w:rFonts w:ascii="Verdana" w:hAnsi="Verdana"/>
            <w:b/>
            <w:bCs/>
            <w:color w:val="000000"/>
            <w:sz w:val="19"/>
            <w:szCs w:val="19"/>
          </w:rPr>
          <w:t>, 2004/10/15 - 7:31am.</w:t>
        </w:r>
      </w:ins>
    </w:p>
    <w:p w:rsidR="00C6787B" w:rsidRDefault="00C6787B" w:rsidP="00C6787B">
      <w:pPr>
        <w:pStyle w:val="ab"/>
        <w:spacing w:before="120" w:beforeAutospacing="0" w:after="216" w:afterAutospacing="0" w:line="336" w:lineRule="atLeast"/>
        <w:rPr>
          <w:ins w:id="12" w:author="Unknown"/>
          <w:rFonts w:ascii="Verdana" w:hAnsi="Verdana"/>
          <w:color w:val="000000"/>
          <w:sz w:val="19"/>
          <w:szCs w:val="19"/>
        </w:rPr>
      </w:pPr>
      <w:ins w:id="13" w:author="Unknown">
        <w:r>
          <w:rPr>
            <w:rFonts w:ascii="Verdana" w:hAnsi="Verdana"/>
            <w:color w:val="000000"/>
            <w:sz w:val="19"/>
            <w:szCs w:val="19"/>
          </w:rPr>
          <w:t xml:space="preserve">promiscuous </w:t>
        </w:r>
        <w:r>
          <w:rPr>
            <w:rFonts w:ascii="Verdana" w:hAnsi="Verdana"/>
            <w:color w:val="000000"/>
            <w:sz w:val="19"/>
            <w:szCs w:val="19"/>
          </w:rPr>
          <w:t>모드는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네트웍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내의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모든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패킷을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다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받아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들이겠다는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뜻입니다</w:t>
        </w:r>
        <w:r>
          <w:rPr>
            <w:rFonts w:ascii="Verdana" w:hAnsi="Verdana"/>
            <w:color w:val="000000"/>
            <w:sz w:val="19"/>
            <w:szCs w:val="19"/>
          </w:rPr>
          <w:t>.</w:t>
        </w:r>
        <w:r>
          <w:rPr>
            <w:rFonts w:ascii="Verdana" w:hAnsi="Verdana"/>
            <w:color w:val="000000"/>
            <w:sz w:val="19"/>
            <w:szCs w:val="19"/>
          </w:rPr>
          <w:br/>
          <w:t xml:space="preserve">ifconfig eth0 </w:t>
        </w:r>
        <w:r>
          <w:rPr>
            <w:rFonts w:ascii="Verdana" w:hAnsi="Verdana"/>
            <w:color w:val="000000"/>
            <w:sz w:val="19"/>
            <w:szCs w:val="19"/>
          </w:rPr>
          <w:t>해서</w:t>
        </w:r>
        <w:r>
          <w:rPr>
            <w:rFonts w:ascii="Verdana" w:hAnsi="Verdana"/>
            <w:color w:val="000000"/>
            <w:sz w:val="19"/>
            <w:szCs w:val="19"/>
          </w:rPr>
          <w:t xml:space="preserve"> PROMISC</w:t>
        </w:r>
        <w:r>
          <w:rPr>
            <w:rFonts w:ascii="Verdana" w:hAnsi="Verdana"/>
            <w:color w:val="000000"/>
            <w:sz w:val="19"/>
            <w:szCs w:val="19"/>
          </w:rPr>
          <w:t>라는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것이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보이면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모드가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설정된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것입니다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원래는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자신에게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오는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패킷만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받는데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모드가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활성화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되어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있으면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그렇게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동작을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합니다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그래서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부하가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걸리지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않았나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싶은데요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보통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모드는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네트웍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내의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패킷을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분석하거나</w:t>
        </w:r>
        <w:r>
          <w:rPr>
            <w:rFonts w:ascii="Verdana" w:hAnsi="Verdana"/>
            <w:color w:val="000000"/>
            <w:sz w:val="19"/>
            <w:szCs w:val="19"/>
          </w:rPr>
          <w:t xml:space="preserve">, </w:t>
        </w:r>
        <w:r>
          <w:rPr>
            <w:rFonts w:ascii="Verdana" w:hAnsi="Verdana"/>
            <w:color w:val="000000"/>
            <w:sz w:val="19"/>
            <w:szCs w:val="19"/>
          </w:rPr>
          <w:t>스니핑을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하기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위해서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설정합니다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스니핑은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패킷을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분석해서</w:t>
        </w:r>
        <w:r>
          <w:rPr>
            <w:rFonts w:ascii="Verdana" w:hAnsi="Verdana"/>
            <w:color w:val="000000"/>
            <w:sz w:val="19"/>
            <w:szCs w:val="19"/>
          </w:rPr>
          <w:t xml:space="preserve"> id</w:t>
        </w:r>
        <w:r>
          <w:rPr>
            <w:rFonts w:ascii="Verdana" w:hAnsi="Verdana"/>
            <w:color w:val="000000"/>
            <w:sz w:val="19"/>
            <w:szCs w:val="19"/>
          </w:rPr>
          <w:t>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패스워드등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필요한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정보를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알아내서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해킹하는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것을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이야기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합니다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일단</w:t>
        </w:r>
        <w:r>
          <w:rPr>
            <w:rFonts w:ascii="Verdana" w:hAnsi="Verdana"/>
            <w:color w:val="000000"/>
            <w:sz w:val="19"/>
            <w:szCs w:val="19"/>
          </w:rPr>
          <w:t xml:space="preserve">, </w:t>
        </w:r>
        <w:r>
          <w:rPr>
            <w:rFonts w:ascii="Verdana" w:hAnsi="Verdana"/>
            <w:color w:val="000000"/>
            <w:sz w:val="19"/>
            <w:szCs w:val="19"/>
          </w:rPr>
          <w:t>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모드가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필요가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없다면</w:t>
        </w:r>
        <w:r>
          <w:rPr>
            <w:rFonts w:ascii="Verdana" w:hAnsi="Verdana"/>
            <w:color w:val="000000"/>
            <w:sz w:val="19"/>
            <w:szCs w:val="19"/>
          </w:rPr>
          <w:t xml:space="preserve"> ifconfig eth0 -promisc </w:t>
        </w:r>
        <w:r>
          <w:rPr>
            <w:rFonts w:ascii="Verdana" w:hAnsi="Verdana"/>
            <w:color w:val="000000"/>
            <w:sz w:val="19"/>
            <w:szCs w:val="19"/>
          </w:rPr>
          <w:t>명령을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내리면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됩니다</w:t>
        </w:r>
        <w:r>
          <w:rPr>
            <w:rFonts w:ascii="Verdana" w:hAnsi="Verdana"/>
            <w:color w:val="000000"/>
            <w:sz w:val="19"/>
            <w:szCs w:val="19"/>
          </w:rPr>
          <w:t xml:space="preserve">. </w:t>
        </w:r>
        <w:r>
          <w:rPr>
            <w:rFonts w:ascii="Verdana" w:hAnsi="Verdana"/>
            <w:color w:val="000000"/>
            <w:sz w:val="19"/>
            <w:szCs w:val="19"/>
          </w:rPr>
          <w:t>스니핑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툴이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몰래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설치되지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않았나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점검도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해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보서야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할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것</w:t>
        </w:r>
        <w:r>
          <w:rPr>
            <w:rFonts w:ascii="Verdana" w:hAnsi="Verdana"/>
            <w:color w:val="000000"/>
            <w:sz w:val="19"/>
            <w:szCs w:val="19"/>
          </w:rPr>
          <w:t xml:space="preserve"> </w:t>
        </w:r>
        <w:r>
          <w:rPr>
            <w:rFonts w:ascii="Verdana" w:hAnsi="Verdana"/>
            <w:color w:val="000000"/>
            <w:sz w:val="19"/>
            <w:szCs w:val="19"/>
          </w:rPr>
          <w:t>같습니다</w:t>
        </w:r>
        <w:r>
          <w:rPr>
            <w:rFonts w:ascii="Verdana" w:hAnsi="Verdana"/>
            <w:color w:val="000000"/>
            <w:sz w:val="19"/>
            <w:szCs w:val="19"/>
          </w:rPr>
          <w:t>.</w:t>
        </w:r>
      </w:ins>
    </w:p>
    <w:p w:rsidR="00C6787B" w:rsidRDefault="00C6787B" w:rsidP="008C512C">
      <w:pPr>
        <w:rPr>
          <w:ins w:id="14" w:author="Unknown"/>
          <w:rFonts w:ascii="Verdana" w:hAnsi="Verdana"/>
          <w:color w:val="999999"/>
          <w:sz w:val="19"/>
          <w:szCs w:val="19"/>
        </w:rPr>
      </w:pPr>
      <w:ins w:id="15" w:author="Unknown">
        <w:r>
          <w:rPr>
            <w:rFonts w:ascii="Verdana" w:hAnsi="Verdana"/>
            <w:color w:val="999999"/>
            <w:sz w:val="19"/>
            <w:szCs w:val="19"/>
          </w:rPr>
          <w:t>»</w: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begin"/>
        </w:r>
        <w:r>
          <w:rPr>
            <w:rStyle w:val="commentforbidden"/>
            <w:rFonts w:ascii="Verdana" w:hAnsi="Verdana"/>
            <w:color w:val="999999"/>
            <w:sz w:val="19"/>
            <w:szCs w:val="19"/>
          </w:rPr>
          <w:instrText xml:space="preserve"> HYPERLINK "http://kldp.org/user/login?destination=node/42206%2523comment-form" </w:instrTex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separate"/>
        </w:r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Login</w: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end"/>
        </w:r>
        <w:r>
          <w:rPr>
            <w:rStyle w:val="apple-converted-space"/>
            <w:rFonts w:ascii="Verdana" w:hAnsi="Verdana"/>
            <w:color w:val="999999"/>
            <w:sz w:val="19"/>
            <w:szCs w:val="19"/>
          </w:rPr>
          <w:t> </w:t>
        </w:r>
        <w:r>
          <w:rPr>
            <w:rStyle w:val="commentforbidden"/>
            <w:rFonts w:ascii="Verdana" w:hAnsi="Verdana"/>
            <w:color w:val="999999"/>
            <w:sz w:val="19"/>
            <w:szCs w:val="19"/>
          </w:rPr>
          <w:t>or</w:t>
        </w:r>
        <w:r>
          <w:rPr>
            <w:rStyle w:val="apple-converted-space"/>
            <w:rFonts w:ascii="Verdana" w:hAnsi="Verdana"/>
            <w:color w:val="999999"/>
            <w:sz w:val="19"/>
            <w:szCs w:val="19"/>
          </w:rPr>
          <w:t> </w: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begin"/>
        </w:r>
        <w:r>
          <w:rPr>
            <w:rStyle w:val="commentforbidden"/>
            <w:rFonts w:ascii="Verdana" w:hAnsi="Verdana"/>
            <w:color w:val="999999"/>
            <w:sz w:val="19"/>
            <w:szCs w:val="19"/>
          </w:rPr>
          <w:instrText xml:space="preserve"> HYPERLINK "http://kldp.org/user/register?destination=node/42206%2523comment-form" </w:instrTex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separate"/>
        </w:r>
        <w:r>
          <w:rPr>
            <w:rStyle w:val="a8"/>
            <w:rFonts w:ascii="Verdana" w:hAnsi="Verdana"/>
            <w:b/>
            <w:bCs/>
            <w:color w:val="3399CC"/>
            <w:sz w:val="19"/>
            <w:szCs w:val="19"/>
          </w:rPr>
          <w:t>register</w:t>
        </w:r>
        <w:r w:rsidR="00BE46AD">
          <w:rPr>
            <w:rStyle w:val="commentforbidden"/>
            <w:rFonts w:ascii="Verdana" w:hAnsi="Verdana"/>
            <w:color w:val="999999"/>
            <w:sz w:val="19"/>
            <w:szCs w:val="19"/>
          </w:rPr>
          <w:fldChar w:fldCharType="end"/>
        </w:r>
        <w:r>
          <w:rPr>
            <w:rStyle w:val="apple-converted-space"/>
            <w:rFonts w:ascii="Verdana" w:hAnsi="Verdana"/>
            <w:color w:val="999999"/>
            <w:sz w:val="19"/>
            <w:szCs w:val="19"/>
          </w:rPr>
          <w:t> </w:t>
        </w:r>
        <w:r>
          <w:rPr>
            <w:rStyle w:val="commentforbidden"/>
            <w:rFonts w:ascii="Verdana" w:hAnsi="Verdana"/>
            <w:color w:val="999999"/>
            <w:sz w:val="19"/>
            <w:szCs w:val="19"/>
          </w:rPr>
          <w:t>to post comments</w:t>
        </w:r>
      </w:ins>
    </w:p>
    <w:p w:rsidR="008C512C" w:rsidRDefault="00BE46AD" w:rsidP="00565113">
      <w:pPr>
        <w:jc w:val="left"/>
      </w:pPr>
      <w:hyperlink r:id="rId139" w:history="1">
        <w:r w:rsidR="00C6787B">
          <w:rPr>
            <w:rStyle w:val="a8"/>
          </w:rPr>
          <w:t>http://kldp.org/node/42206</w:t>
        </w:r>
      </w:hyperlink>
    </w:p>
    <w:p w:rsidR="008C512C" w:rsidRDefault="008C512C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8C512C" w:rsidRDefault="008C512C" w:rsidP="008C512C">
      <w:pPr>
        <w:pStyle w:val="2"/>
        <w:shd w:val="clear" w:color="auto" w:fill="0066FF"/>
        <w:spacing w:after="155" w:line="248" w:lineRule="atLeast"/>
        <w:rPr>
          <w:color w:val="FFFFFF"/>
          <w:sz w:val="22"/>
        </w:rPr>
      </w:pPr>
      <w:r>
        <w:rPr>
          <w:rFonts w:hint="eastAsia"/>
          <w:color w:val="FFFFFF"/>
          <w:sz w:val="22"/>
        </w:rPr>
        <w:lastRenderedPageBreak/>
        <w:t>자세한 지원방법</w:t>
      </w:r>
    </w:p>
    <w:p w:rsidR="008C512C" w:rsidRDefault="008C512C" w:rsidP="008C512C">
      <w:pPr>
        <w:spacing w:line="248" w:lineRule="atLeast"/>
        <w:rPr>
          <w:color w:val="000000"/>
          <w:sz w:val="21"/>
          <w:szCs w:val="21"/>
        </w:rPr>
      </w:pPr>
      <w:r>
        <w:rPr>
          <w:rFonts w:hint="eastAsia"/>
          <w:b/>
          <w:bCs/>
          <w:color w:val="000000"/>
          <w:sz w:val="25"/>
          <w:szCs w:val="25"/>
        </w:rPr>
        <w:t>문제</w:t>
      </w:r>
    </w:p>
    <w:p w:rsidR="008C512C" w:rsidRDefault="008C512C" w:rsidP="008C512C">
      <w:pPr>
        <w:spacing w:line="248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레드헷리눅스에서 메시지스 파일을 보니 아래의 메시지가 보입니다. 문제의 원인과 해결방법을 알려주세요.</w:t>
      </w:r>
    </w:p>
    <w:p w:rsidR="008C512C" w:rsidRDefault="008C512C" w:rsidP="008C512C">
      <w:pPr>
        <w:spacing w:line="248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Nov 10 16:36:19 chakra kernel: device eth1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eth9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eth6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eth7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eth3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eth5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16:36:19 chakra kernel: device eth2 entered promiscuous mode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Nov 10 16:36:20 chakra kernel: device eth4 entered promiscuous mode</w:t>
      </w:r>
    </w:p>
    <w:p w:rsidR="008C512C" w:rsidRDefault="008C512C" w:rsidP="008C512C">
      <w:pPr>
        <w:spacing w:line="248" w:lineRule="atLeast"/>
        <w:rPr>
          <w:color w:val="000000"/>
          <w:sz w:val="21"/>
          <w:szCs w:val="21"/>
        </w:rPr>
      </w:pPr>
      <w:r>
        <w:rPr>
          <w:rFonts w:hint="eastAsia"/>
          <w:b/>
          <w:bCs/>
          <w:color w:val="000000"/>
          <w:sz w:val="25"/>
          <w:szCs w:val="25"/>
        </w:rPr>
        <w:t>솔루션</w:t>
      </w:r>
    </w:p>
    <w:p w:rsidR="008C512C" w:rsidRDefault="008C512C" w:rsidP="008C512C">
      <w:pPr>
        <w:spacing w:line="248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문제의 상황은 다음과 같은 원인으로 인하여 발생할 수 있습니다.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외부의 침입시도</w:t>
      </w:r>
    </w:p>
    <w:p w:rsidR="008C512C" w:rsidRDefault="008C512C" w:rsidP="008C512C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OS를 밀고 새로 설치하시고, 방화벽을 튼튼하게 하십시오. 또한, 중간에 방화벽 서버를 통하여 포트를 다 막고 필요한 서비스만 하셔야 합니다.</w:t>
      </w:r>
    </w:p>
    <w:p w:rsidR="008C512C" w:rsidRDefault="008C512C" w:rsidP="008C512C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외부에서 스니핑 툴을 설치 했다면(새로 깔고 설치하는게 좋긴 하지만) 스니핑 툴을 찾아 (chkrootkit등으로) 삭제하시길 바랍니다.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이더넷 디바이스에 promiscuous mode가 설정되어 있다.</w:t>
      </w:r>
    </w:p>
    <w:p w:rsidR="008C512C" w:rsidRDefault="008C512C" w:rsidP="008C512C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ifconfig eth0 -promisc 명령으로 모드를 해제한다.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ifconfig 를 실행하여 맥어드래스 부분이라던지, ip주소와 랜카드 관계라던지를 다시 확인해 보시길 바랍니다.</w:t>
      </w:r>
    </w:p>
    <w:p w:rsidR="008C512C" w:rsidRDefault="008C512C" w:rsidP="008C512C">
      <w:pPr>
        <w:spacing w:before="100" w:beforeAutospacing="1" w:after="100" w:afterAutospacing="1" w:line="248" w:lineRule="atLeast"/>
        <w:ind w:left="7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/etc/sysconfig/network-srcipts/ifcfg-eth0 에 잘못된 항목이 있는지 확인</w:t>
      </w:r>
      <w:r>
        <w:rPr>
          <w:rFonts w:hint="eastAsia"/>
          <w:color w:val="000000"/>
          <w:sz w:val="21"/>
          <w:szCs w:val="21"/>
        </w:rPr>
        <w:br/>
        <w:t>'PROMISC=YES"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웹서만 운영하실거면, 웹에 사용하는 80포트만을 남겨두고 다 막으시길 바랍니다. 될수있다면 필요한 데몬만 남겨두고 서비스 중지를 하시길 바랍니다.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위의 상황등은 웹서버 뿐만 아니라 메일서버에서도 일어알 수 있습니다.</w:t>
      </w:r>
    </w:p>
    <w:p w:rsidR="008C512C" w:rsidRDefault="008C512C" w:rsidP="008C512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커뮤니티의 답변들</w:t>
      </w:r>
    </w:p>
    <w:p w:rsidR="008C512C" w:rsidRDefault="008C512C" w:rsidP="008C512C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promiscuous 모드는 네트웍 내의 모든 패킷을 다 받아 들이겠다는 뜻입니다. ifconfig eth0 해서 PROMISC라는 것이 보이면 이 모드가 설정된 것입니다. 원래는 자신에게 오는 패킷만 받는데 이 모드가 활성화 되어 있으면 그렇게 동작을 합니다. 그래서 부하가 걸리지 않았나 싶은데요. 보통 이 모드는 네트웍 내의 패킷을 분석하거나, 스니핑을 하기 위해서 설정합니다. 스니핑은 패킷을 분석해서 id나 패스워드등 필요한 정보를 알아내서 해킹하는 것을 이야기 합니다. 일단, 이 모드가 필요가 없다면 ifconfig eth0 -promisc 명령을 내리면 됩니다. 스니핑 툴이 몰래 설치되지 않았나 점검도 해 보서야 할 것 같습니다.</w:t>
      </w:r>
    </w:p>
    <w:p w:rsidR="008C512C" w:rsidRDefault="008C512C" w:rsidP="008C512C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8" w:lineRule="atLeast"/>
        <w:jc w:val="lef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스캐닝이나 스니핑으로 인한 문제일수도 있을것 같습니다. 따라서 ps나 lsof로 프로세스를 점검부터 해보시는게 좋을듯합니다. 그 다음으로 ifconfig의 옵션중 -promisc를 이용하여 promiscuous 모드를 꺼놓으시면 됩니다.</w:t>
      </w:r>
    </w:p>
    <w:p w:rsidR="005C4CF1" w:rsidRDefault="008C512C" w:rsidP="008C512C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Fonts w:hint="eastAsia"/>
          <w:color w:val="000000"/>
          <w:sz w:val="19"/>
          <w:szCs w:val="19"/>
        </w:rPr>
        <w:lastRenderedPageBreak/>
        <w:br/>
      </w:r>
      <w:r w:rsidR="00A00DA9"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iptables  방화벽 스타트</w:t>
      </w:r>
    </w:p>
    <w:p w:rsidR="00A00DA9" w:rsidRDefault="00A00DA9" w:rsidP="008C512C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 w:rsidRPr="00A00DA9">
        <w:rPr>
          <w:rStyle w:val="apple-style-span"/>
          <w:rFonts w:ascii="굴림" w:eastAsia="굴림" w:hAnsi="굴림" w:cs="굴림"/>
          <w:kern w:val="0"/>
          <w:sz w:val="24"/>
          <w:szCs w:val="24"/>
        </w:rPr>
        <w:t>/etc/init.d/iptables start</w:t>
      </w:r>
    </w:p>
    <w:p w:rsidR="00A00DA9" w:rsidRDefault="00A00DA9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S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ervice iptalbs satus 상태보기</w:t>
      </w:r>
    </w:p>
    <w:p w:rsidR="00A00DA9" w:rsidRDefault="00A00DA9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t>S</w:t>
      </w:r>
      <w:r>
        <w:rPr>
          <w:rStyle w:val="apple-style-span"/>
          <w:rFonts w:ascii="굴림" w:eastAsia="굴림" w:hAnsi="굴림" w:cs="굴림" w:hint="eastAsia"/>
          <w:kern w:val="0"/>
          <w:sz w:val="24"/>
          <w:szCs w:val="24"/>
        </w:rPr>
        <w:t>ervice iptables start        / stop     /    restart</w:t>
      </w:r>
    </w:p>
    <w:p w:rsidR="00944A4D" w:rsidRDefault="00944A4D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944A4D" w:rsidRDefault="00944A4D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944A4D" w:rsidRDefault="00944A4D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p w:rsidR="00944A4D" w:rsidRDefault="00BE46AD" w:rsidP="00944A4D">
      <w:pPr>
        <w:pStyle w:val="1"/>
        <w:spacing w:before="77"/>
        <w:rPr>
          <w:rFonts w:cs="Tahoma"/>
          <w:color w:val="555544"/>
          <w:sz w:val="26"/>
          <w:szCs w:val="26"/>
        </w:rPr>
      </w:pPr>
      <w:hyperlink r:id="rId140" w:history="1">
        <w:r w:rsidR="00944A4D">
          <w:rPr>
            <w:rStyle w:val="a8"/>
            <w:rFonts w:cs="Tahoma" w:hint="eastAsia"/>
            <w:sz w:val="26"/>
            <w:szCs w:val="26"/>
          </w:rPr>
          <w:t>리눅스/유닉스] 하드 남은 용량; 디스크 사이즈 보는 명령어; LINUX UNIX Disk Free</w:t>
        </w:r>
      </w:hyperlink>
    </w:p>
    <w:p w:rsidR="00944A4D" w:rsidRDefault="00944A4D" w:rsidP="00944A4D">
      <w:pPr>
        <w:rPr>
          <w:rFonts w:ascii="Tahoma" w:hAnsi="Tahoma" w:cs="Tahoma"/>
          <w:b/>
          <w:bCs/>
          <w:color w:val="555544"/>
          <w:sz w:val="27"/>
          <w:szCs w:val="27"/>
        </w:rPr>
      </w:pPr>
      <w:r>
        <w:rPr>
          <w:rFonts w:ascii="Tahoma" w:hAnsi="Tahoma" w:cs="Tahoma"/>
          <w:b/>
          <w:bCs/>
          <w:color w:val="555544"/>
          <w:sz w:val="27"/>
          <w:szCs w:val="27"/>
        </w:rPr>
        <w:t>Wednesday, November 01, 2006</w:t>
      </w:r>
    </w:p>
    <w:p w:rsidR="00944A4D" w:rsidRDefault="00944A4D" w:rsidP="00944A4D">
      <w:pPr>
        <w:spacing w:after="240" w:line="248" w:lineRule="atLeast"/>
        <w:rPr>
          <w:ins w:id="16" w:author="Unknown"/>
          <w:rFonts w:ascii="Tahoma" w:hAnsi="Tahoma" w:cs="Tahoma"/>
          <w:color w:val="555544"/>
          <w:sz w:val="19"/>
          <w:szCs w:val="19"/>
        </w:rPr>
      </w:pPr>
      <w:ins w:id="17" w:author="Unknown">
        <w:r>
          <w:rPr>
            <w:rFonts w:ascii="Tahoma" w:hAnsi="Tahoma" w:cs="Tahoma"/>
            <w:color w:val="555544"/>
            <w:sz w:val="19"/>
            <w:szCs w:val="19"/>
          </w:rPr>
          <w:t>리눅스나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유닉스에서는</w:t>
        </w:r>
        <w:r>
          <w:rPr>
            <w:rStyle w:val="apple-converted-space"/>
            <w:rFonts w:ascii="Tahoma" w:hAnsi="Tahoma" w:cs="Tahoma"/>
            <w:color w:val="555544"/>
            <w:sz w:val="19"/>
            <w:szCs w:val="19"/>
          </w:rPr>
          <w:t> </w:t>
        </w:r>
        <w:r>
          <w:rPr>
            <w:rStyle w:val="a9"/>
            <w:rFonts w:ascii="Tahoma" w:hAnsi="Tahoma" w:cs="Tahoma"/>
            <w:color w:val="555544"/>
            <w:sz w:val="19"/>
            <w:szCs w:val="19"/>
          </w:rPr>
          <w:t>df</w:t>
        </w:r>
        <w:r>
          <w:rPr>
            <w:rStyle w:val="apple-converted-space"/>
            <w:rFonts w:ascii="Tahoma" w:hAnsi="Tahoma" w:cs="Tahoma"/>
            <w:color w:val="555544"/>
            <w:sz w:val="19"/>
            <w:szCs w:val="19"/>
          </w:rPr>
          <w:t> </w:t>
        </w:r>
        <w:r>
          <w:rPr>
            <w:rFonts w:ascii="Tahoma" w:hAnsi="Tahoma" w:cs="Tahoma"/>
            <w:color w:val="555544"/>
            <w:sz w:val="19"/>
            <w:szCs w:val="19"/>
          </w:rPr>
          <w:t>라는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명령으로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현재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디스크의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남은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용량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등의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정보를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얻을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있습니다</w:t>
        </w:r>
        <w:r>
          <w:rPr>
            <w:rFonts w:ascii="Tahoma" w:hAnsi="Tahoma" w:cs="Tahoma"/>
            <w:color w:val="555544"/>
            <w:sz w:val="19"/>
            <w:szCs w:val="19"/>
          </w:rPr>
          <w:t>.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t>메가바이트</w:t>
        </w:r>
        <w:r>
          <w:rPr>
            <w:rFonts w:ascii="Tahoma" w:hAnsi="Tahoma" w:cs="Tahoma"/>
            <w:color w:val="555544"/>
            <w:sz w:val="19"/>
            <w:szCs w:val="19"/>
          </w:rPr>
          <w:t>(MB)/</w:t>
        </w:r>
        <w:r>
          <w:rPr>
            <w:rFonts w:ascii="Tahoma" w:hAnsi="Tahoma" w:cs="Tahoma"/>
            <w:color w:val="555544"/>
            <w:sz w:val="19"/>
            <w:szCs w:val="19"/>
          </w:rPr>
          <w:t>기가바이트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(GB) </w:t>
        </w:r>
        <w:r>
          <w:rPr>
            <w:rFonts w:ascii="Tahoma" w:hAnsi="Tahoma" w:cs="Tahoma"/>
            <w:color w:val="555544"/>
            <w:sz w:val="19"/>
            <w:szCs w:val="19"/>
          </w:rPr>
          <w:t>단위로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, </w:t>
        </w:r>
        <w:r>
          <w:rPr>
            <w:rFonts w:ascii="Tahoma" w:hAnsi="Tahoma" w:cs="Tahoma"/>
            <w:color w:val="555544"/>
            <w:sz w:val="19"/>
            <w:szCs w:val="19"/>
          </w:rPr>
          <w:t>알아보기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쉽게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출력하기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위해서는</w:t>
        </w:r>
      </w:ins>
    </w:p>
    <w:p w:rsidR="00944A4D" w:rsidRDefault="00944A4D" w:rsidP="00944A4D">
      <w:pPr>
        <w:spacing w:line="248" w:lineRule="atLeast"/>
        <w:rPr>
          <w:ins w:id="18" w:author="Unknown"/>
          <w:rFonts w:ascii="Fixedsys" w:hAnsi="Fixedsys" w:cs="Tahoma" w:hint="eastAsia"/>
          <w:color w:val="555544"/>
          <w:sz w:val="19"/>
          <w:szCs w:val="19"/>
        </w:rPr>
      </w:pPr>
      <w:ins w:id="19" w:author="Unknown">
        <w:r>
          <w:rPr>
            <w:rFonts w:ascii="Fixedsys" w:hAnsi="Fixedsys" w:cs="Tahoma"/>
            <w:color w:val="555544"/>
            <w:sz w:val="19"/>
            <w:szCs w:val="19"/>
          </w:rPr>
          <w:t>df -h</w:t>
        </w:r>
      </w:ins>
    </w:p>
    <w:p w:rsidR="00944A4D" w:rsidRDefault="00944A4D" w:rsidP="00944A4D">
      <w:pPr>
        <w:spacing w:line="248" w:lineRule="atLeast"/>
        <w:rPr>
          <w:ins w:id="20" w:author="Unknown"/>
          <w:rFonts w:ascii="Tahoma" w:hAnsi="Tahoma" w:cs="Tahoma"/>
          <w:color w:val="555544"/>
          <w:sz w:val="19"/>
          <w:szCs w:val="19"/>
        </w:rPr>
      </w:pPr>
      <w:ins w:id="21" w:author="Unknown"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t>이렇게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-h </w:t>
        </w:r>
        <w:r>
          <w:rPr>
            <w:rFonts w:ascii="Tahoma" w:hAnsi="Tahoma" w:cs="Tahoma"/>
            <w:color w:val="555544"/>
            <w:sz w:val="19"/>
            <w:szCs w:val="19"/>
          </w:rPr>
          <w:t>옵션을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붙입니다</w:t>
        </w:r>
        <w:r>
          <w:rPr>
            <w:rFonts w:ascii="Tahoma" w:hAnsi="Tahoma" w:cs="Tahoma"/>
            <w:color w:val="555544"/>
            <w:sz w:val="19"/>
            <w:szCs w:val="19"/>
          </w:rPr>
          <w:t>.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t>그리고</w:t>
        </w:r>
        <w:r>
          <w:rPr>
            <w:rFonts w:ascii="Tahoma" w:hAnsi="Tahoma" w:cs="Tahoma"/>
            <w:color w:val="555544"/>
            <w:sz w:val="19"/>
            <w:szCs w:val="19"/>
          </w:rPr>
          <w:br/>
          <w:t>df -h -T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t>이렇게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-T </w:t>
        </w:r>
        <w:r>
          <w:rPr>
            <w:rFonts w:ascii="Tahoma" w:hAnsi="Tahoma" w:cs="Tahoma"/>
            <w:color w:val="555544"/>
            <w:sz w:val="19"/>
            <w:szCs w:val="19"/>
          </w:rPr>
          <w:t>옵션을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붙이면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파일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시스템의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종류까지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출력됩니다</w:t>
        </w:r>
        <w:r>
          <w:rPr>
            <w:rFonts w:ascii="Tahoma" w:hAnsi="Tahoma" w:cs="Tahoma"/>
            <w:color w:val="555544"/>
            <w:sz w:val="19"/>
            <w:szCs w:val="19"/>
          </w:rPr>
          <w:t>.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t>우분투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리눅스에서의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df -h -T </w:t>
        </w:r>
        <w:r>
          <w:rPr>
            <w:rFonts w:ascii="Tahoma" w:hAnsi="Tahoma" w:cs="Tahoma"/>
            <w:color w:val="555544"/>
            <w:sz w:val="19"/>
            <w:szCs w:val="19"/>
          </w:rPr>
          <w:t>명령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결과</w:t>
        </w:r>
        <w:r>
          <w:rPr>
            <w:rFonts w:ascii="Tahoma" w:hAnsi="Tahoma" w:cs="Tahoma"/>
            <w:color w:val="555544"/>
            <w:sz w:val="19"/>
            <w:szCs w:val="19"/>
          </w:rPr>
          <w:t>:</w:t>
        </w:r>
      </w:ins>
    </w:p>
    <w:p w:rsidR="00944A4D" w:rsidRDefault="00944A4D" w:rsidP="00944A4D">
      <w:pPr>
        <w:shd w:val="clear" w:color="auto" w:fill="000000"/>
        <w:spacing w:line="248" w:lineRule="atLeast"/>
        <w:rPr>
          <w:ins w:id="22" w:author="Unknown"/>
          <w:rFonts w:ascii="돋움체" w:eastAsia="돋움체" w:hAnsi="돋움체" w:cs="Tahoma"/>
          <w:color w:val="FFFFFF"/>
          <w:szCs w:val="20"/>
        </w:rPr>
      </w:pPr>
      <w:ins w:id="23" w:author="Unknown">
        <w:r>
          <w:rPr>
            <w:rFonts w:ascii="돋움체" w:eastAsia="돋움체" w:hAnsi="돋움체" w:cs="Tahoma" w:hint="eastAsia"/>
            <w:color w:val="FFFFFF"/>
            <w:szCs w:val="20"/>
          </w:rPr>
          <w:t>Filesystem    Type    Size  Used Avail Use% Mounted on</w:t>
        </w:r>
        <w:r>
          <w:rPr>
            <w:rFonts w:ascii="돋움체" w:eastAsia="돋움체" w:hAnsi="돋움체" w:cs="Tahoma" w:hint="eastAsia"/>
            <w:color w:val="FFFFFF"/>
            <w:szCs w:val="20"/>
          </w:rPr>
          <w:br/>
          <w:t>/dev/sda1     ext3    7.6G  435M  6.8G   6% /</w:t>
        </w:r>
        <w:r>
          <w:rPr>
            <w:rFonts w:ascii="돋움체" w:eastAsia="돋움체" w:hAnsi="돋움체" w:cs="Tahoma" w:hint="eastAsia"/>
            <w:color w:val="FFFFFF"/>
            <w:szCs w:val="20"/>
          </w:rPr>
          <w:br/>
          <w:t>varrun       tmpfs     62M   36K   62M   1% /var/run</w:t>
        </w:r>
        <w:r>
          <w:rPr>
            <w:rFonts w:ascii="돋움체" w:eastAsia="돋움체" w:hAnsi="돋움체" w:cs="Tahoma" w:hint="eastAsia"/>
            <w:color w:val="FFFFFF"/>
            <w:szCs w:val="20"/>
          </w:rPr>
          <w:br/>
          <w:t>varlock      tmpfs     62M  4.0K   62M   1% /var/lock</w:t>
        </w:r>
        <w:r>
          <w:rPr>
            <w:rFonts w:ascii="돋움체" w:eastAsia="돋움체" w:hAnsi="돋움체" w:cs="Tahoma" w:hint="eastAsia"/>
            <w:color w:val="FFFFFF"/>
            <w:szCs w:val="20"/>
          </w:rPr>
          <w:br/>
          <w:t>udev         tmpfs     62M   80K   62M   1% /dev</w:t>
        </w:r>
        <w:r>
          <w:rPr>
            <w:rFonts w:ascii="돋움체" w:eastAsia="돋움체" w:hAnsi="돋움체" w:cs="Tahoma" w:hint="eastAsia"/>
            <w:color w:val="FFFFFF"/>
            <w:szCs w:val="20"/>
          </w:rPr>
          <w:br/>
          <w:t>devshm       tmpfs     62M     0   62M   0% /dev/shm</w:t>
        </w:r>
      </w:ins>
    </w:p>
    <w:p w:rsidR="00944A4D" w:rsidRDefault="00944A4D" w:rsidP="00944A4D">
      <w:pPr>
        <w:spacing w:line="248" w:lineRule="atLeast"/>
        <w:rPr>
          <w:ins w:id="24" w:author="Unknown"/>
          <w:rFonts w:ascii="Tahoma" w:eastAsia="굴림" w:hAnsi="Tahoma" w:cs="Tahoma"/>
          <w:color w:val="555544"/>
          <w:sz w:val="19"/>
          <w:szCs w:val="19"/>
        </w:rPr>
      </w:pPr>
      <w:ins w:id="25" w:author="Unknown"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  <w:t xml:space="preserve">/dev/sda1 </w:t>
        </w:r>
        <w:r>
          <w:rPr>
            <w:rFonts w:ascii="Tahoma" w:hAnsi="Tahoma" w:cs="Tahoma"/>
            <w:color w:val="555544"/>
            <w:sz w:val="19"/>
            <w:szCs w:val="19"/>
          </w:rPr>
          <w:t>이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첫번째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하드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디스크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첫번째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파티션입니다</w:t>
        </w:r>
        <w:r>
          <w:rPr>
            <w:rFonts w:ascii="Tahoma" w:hAnsi="Tahoma" w:cs="Tahoma"/>
            <w:color w:val="555544"/>
            <w:sz w:val="19"/>
            <w:szCs w:val="19"/>
          </w:rPr>
          <w:t>. (</w:t>
        </w:r>
        <w:r>
          <w:rPr>
            <w:rFonts w:ascii="Tahoma" w:hAnsi="Tahoma" w:cs="Tahoma"/>
            <w:color w:val="555544"/>
            <w:sz w:val="19"/>
            <w:szCs w:val="19"/>
          </w:rPr>
          <w:t>스카시</w:t>
        </w:r>
        <w:r>
          <w:rPr>
            <w:rFonts w:ascii="Tahoma" w:hAnsi="Tahoma" w:cs="Tahoma"/>
            <w:color w:val="555544"/>
            <w:sz w:val="19"/>
            <w:szCs w:val="19"/>
          </w:rPr>
          <w:t>SCSI</w:t>
        </w:r>
        <w:r>
          <w:rPr>
            <w:rFonts w:ascii="Tahoma" w:hAnsi="Tahoma" w:cs="Tahoma"/>
            <w:color w:val="555544"/>
            <w:sz w:val="19"/>
            <w:szCs w:val="19"/>
          </w:rPr>
          <w:t>가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아닌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IDE </w:t>
        </w:r>
        <w:r>
          <w:rPr>
            <w:rFonts w:ascii="Tahoma" w:hAnsi="Tahoma" w:cs="Tahoma"/>
            <w:color w:val="555544"/>
            <w:sz w:val="19"/>
            <w:szCs w:val="19"/>
          </w:rPr>
          <w:t>방식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하드의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경우에는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/dev/hda1)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  <w:t xml:space="preserve">* </w:t>
        </w:r>
        <w:r>
          <w:rPr>
            <w:rFonts w:ascii="Tahoma" w:hAnsi="Tahoma" w:cs="Tahoma"/>
            <w:color w:val="555544"/>
            <w:sz w:val="19"/>
            <w:szCs w:val="19"/>
          </w:rPr>
          <w:t>하드디스크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전체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Size(</w:t>
        </w:r>
        <w:r>
          <w:rPr>
            <w:rFonts w:ascii="Tahoma" w:hAnsi="Tahoma" w:cs="Tahoma"/>
            <w:color w:val="555544"/>
            <w:sz w:val="19"/>
            <w:szCs w:val="19"/>
          </w:rPr>
          <w:t>사이즈</w:t>
        </w:r>
        <w:r>
          <w:rPr>
            <w:rFonts w:ascii="Tahoma" w:hAnsi="Tahoma" w:cs="Tahoma"/>
            <w:color w:val="555544"/>
            <w:sz w:val="19"/>
            <w:szCs w:val="19"/>
          </w:rPr>
          <w:t>)</w:t>
        </w:r>
        <w:r>
          <w:rPr>
            <w:rFonts w:ascii="Tahoma" w:hAnsi="Tahoma" w:cs="Tahoma"/>
            <w:color w:val="555544"/>
            <w:sz w:val="19"/>
            <w:szCs w:val="19"/>
          </w:rPr>
          <w:t>는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7.6 </w:t>
        </w:r>
        <w:r>
          <w:rPr>
            <w:rFonts w:ascii="Tahoma" w:hAnsi="Tahoma" w:cs="Tahoma"/>
            <w:color w:val="555544"/>
            <w:sz w:val="19"/>
            <w:szCs w:val="19"/>
          </w:rPr>
          <w:t>기가바이트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  <w:t>* Used(</w:t>
        </w:r>
        <w:r>
          <w:rPr>
            <w:rFonts w:ascii="Tahoma" w:hAnsi="Tahoma" w:cs="Tahoma"/>
            <w:color w:val="555544"/>
            <w:sz w:val="19"/>
            <w:szCs w:val="19"/>
          </w:rPr>
          <w:t>사용한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용량</w:t>
        </w:r>
        <w:r>
          <w:rPr>
            <w:rFonts w:ascii="Tahoma" w:hAnsi="Tahoma" w:cs="Tahoma"/>
            <w:color w:val="555544"/>
            <w:sz w:val="19"/>
            <w:szCs w:val="19"/>
          </w:rPr>
          <w:t>)</w:t>
        </w:r>
        <w:r>
          <w:rPr>
            <w:rFonts w:ascii="Tahoma" w:hAnsi="Tahoma" w:cs="Tahoma"/>
            <w:color w:val="555544"/>
            <w:sz w:val="19"/>
            <w:szCs w:val="19"/>
          </w:rPr>
          <w:t>는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435</w:t>
        </w:r>
        <w:r>
          <w:rPr>
            <w:rFonts w:ascii="Tahoma" w:hAnsi="Tahoma" w:cs="Tahoma"/>
            <w:color w:val="555544"/>
            <w:sz w:val="19"/>
            <w:szCs w:val="19"/>
          </w:rPr>
          <w:t>메가이고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  <w:t>* Avail(</w:t>
        </w:r>
        <w:r>
          <w:rPr>
            <w:rFonts w:ascii="Tahoma" w:hAnsi="Tahoma" w:cs="Tahoma"/>
            <w:color w:val="555544"/>
            <w:sz w:val="19"/>
            <w:szCs w:val="19"/>
          </w:rPr>
          <w:t>사용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가능한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용량</w:t>
        </w:r>
        <w:r>
          <w:rPr>
            <w:rFonts w:ascii="Tahoma" w:hAnsi="Tahoma" w:cs="Tahoma"/>
            <w:color w:val="555544"/>
            <w:sz w:val="19"/>
            <w:szCs w:val="19"/>
          </w:rPr>
          <w:t>)</w:t>
        </w:r>
        <w:r>
          <w:rPr>
            <w:rFonts w:ascii="Tahoma" w:hAnsi="Tahoma" w:cs="Tahoma"/>
            <w:color w:val="555544"/>
            <w:sz w:val="19"/>
            <w:szCs w:val="19"/>
          </w:rPr>
          <w:t>은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6.8</w:t>
        </w:r>
        <w:r>
          <w:rPr>
            <w:rFonts w:ascii="Tahoma" w:hAnsi="Tahoma" w:cs="Tahoma"/>
            <w:color w:val="555544"/>
            <w:sz w:val="19"/>
            <w:szCs w:val="19"/>
          </w:rPr>
          <w:t>기가이고</w:t>
        </w:r>
        <w:r>
          <w:rPr>
            <w:rFonts w:ascii="Tahoma" w:hAnsi="Tahoma" w:cs="Tahoma"/>
            <w:color w:val="555544"/>
            <w:sz w:val="19"/>
            <w:szCs w:val="19"/>
          </w:rPr>
          <w:br/>
        </w:r>
        <w:r>
          <w:rPr>
            <w:rFonts w:ascii="Tahoma" w:hAnsi="Tahoma" w:cs="Tahoma"/>
            <w:color w:val="555544"/>
            <w:sz w:val="19"/>
            <w:szCs w:val="19"/>
          </w:rPr>
          <w:br/>
          <w:t xml:space="preserve">* </w:t>
        </w:r>
        <w:r>
          <w:rPr>
            <w:rFonts w:ascii="Tahoma" w:hAnsi="Tahoma" w:cs="Tahoma"/>
            <w:color w:val="555544"/>
            <w:sz w:val="19"/>
            <w:szCs w:val="19"/>
          </w:rPr>
          <w:t>현재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6</w:t>
        </w:r>
        <w:r>
          <w:rPr>
            <w:rFonts w:ascii="Tahoma" w:hAnsi="Tahoma" w:cs="Tahoma"/>
            <w:color w:val="555544"/>
            <w:sz w:val="19"/>
            <w:szCs w:val="19"/>
          </w:rPr>
          <w:t>퍼센트</w:t>
        </w:r>
        <w:r>
          <w:rPr>
            <w:rFonts w:ascii="Tahoma" w:hAnsi="Tahoma" w:cs="Tahoma"/>
            <w:color w:val="555544"/>
            <w:sz w:val="19"/>
            <w:szCs w:val="19"/>
          </w:rPr>
          <w:t xml:space="preserve"> </w:t>
        </w:r>
        <w:r>
          <w:rPr>
            <w:rFonts w:ascii="Tahoma" w:hAnsi="Tahoma" w:cs="Tahoma"/>
            <w:color w:val="555544"/>
            <w:sz w:val="19"/>
            <w:szCs w:val="19"/>
          </w:rPr>
          <w:t>사용했습니다</w:t>
        </w:r>
        <w:r>
          <w:rPr>
            <w:rFonts w:ascii="Tahoma" w:hAnsi="Tahoma" w:cs="Tahoma"/>
            <w:color w:val="555544"/>
            <w:sz w:val="19"/>
            <w:szCs w:val="19"/>
          </w:rPr>
          <w:t>.</w:t>
        </w:r>
      </w:ins>
    </w:p>
    <w:p w:rsidR="00C20E71" w:rsidRDefault="00C20E71">
      <w:pPr>
        <w:widowControl/>
        <w:wordWrap/>
        <w:autoSpaceDE/>
        <w:autoSpaceDN/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  <w:r>
        <w:rPr>
          <w:rStyle w:val="apple-style-span"/>
          <w:rFonts w:ascii="굴림" w:eastAsia="굴림" w:hAnsi="굴림" w:cs="굴림"/>
          <w:kern w:val="0"/>
          <w:sz w:val="24"/>
          <w:szCs w:val="24"/>
        </w:rPr>
        <w:br w:type="page"/>
      </w:r>
    </w:p>
    <w:p w:rsidR="00C20E71" w:rsidRDefault="00C20E71" w:rsidP="00A00DA9">
      <w:pPr>
        <w:jc w:val="left"/>
        <w:rPr>
          <w:rFonts w:ascii="Verdana" w:hAnsi="Verdana"/>
          <w:color w:val="333333"/>
          <w:sz w:val="17"/>
          <w:szCs w:val="17"/>
          <w:shd w:val="clear" w:color="auto" w:fill="FFFFFF"/>
        </w:rPr>
      </w:pP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lastRenderedPageBreak/>
        <w:t>리스트</w:t>
      </w: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t>날짜</w:t>
      </w: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t>포맷</w:t>
      </w:r>
    </w:p>
    <w:p w:rsidR="00944A4D" w:rsidRDefault="00C20E71" w:rsidP="00A00DA9">
      <w:pPr>
        <w:jc w:val="left"/>
        <w:rPr>
          <w:rFonts w:ascii="Verdana" w:hAnsi="Verdana"/>
          <w:color w:val="0000FF"/>
          <w:sz w:val="17"/>
          <w:szCs w:val="17"/>
          <w:shd w:val="clear" w:color="auto" w:fill="FFFFFF"/>
        </w:rPr>
      </w:pPr>
      <w:r>
        <w:rPr>
          <w:rFonts w:ascii="Verdana" w:hAnsi="Verdana"/>
          <w:color w:val="333333"/>
          <w:sz w:val="17"/>
          <w:szCs w:val="17"/>
          <w:shd w:val="clear" w:color="auto" w:fill="FFFFFF"/>
        </w:rPr>
        <w:t>ls -l --time-style="+%b %_d %Y</w:t>
      </w:r>
      <w:r>
        <w:rPr>
          <w:rFonts w:ascii="Verdana" w:hAnsi="Verdana" w:hint="eastAsia"/>
          <w:color w:val="333333"/>
          <w:sz w:val="17"/>
          <w:szCs w:val="17"/>
          <w:shd w:val="clear" w:color="auto" w:fill="FFFFFF"/>
        </w:rPr>
        <w:t xml:space="preserve"> </w:t>
      </w:r>
      <w:r>
        <w:rPr>
          <w:rFonts w:ascii="Verdana" w:hAnsi="Verdana"/>
          <w:color w:val="0000FF"/>
          <w:sz w:val="17"/>
          <w:szCs w:val="17"/>
          <w:shd w:val="clear" w:color="auto" w:fill="FFFFFF"/>
        </w:rPr>
        <w:t>%b %_d %H:%M"</w:t>
      </w:r>
    </w:p>
    <w:p w:rsidR="00972C07" w:rsidRDefault="00972C07" w:rsidP="00972C07">
      <w:pPr>
        <w:pStyle w:val="ab"/>
        <w:rPr>
          <w:rFonts w:ascii="dotum" w:hAnsi="dotum" w:hint="eastAsia"/>
          <w:color w:val="000000"/>
          <w:sz w:val="15"/>
          <w:szCs w:val="15"/>
        </w:rPr>
      </w:pPr>
      <w:r>
        <w:rPr>
          <w:rFonts w:ascii="dotum" w:hAnsi="dotum"/>
          <w:color w:val="000000"/>
          <w:sz w:val="15"/>
          <w:szCs w:val="15"/>
        </w:rPr>
        <w:t>$ date +%Y%m%d%H%M%S</w:t>
      </w:r>
      <w:r>
        <w:rPr>
          <w:rFonts w:ascii="dotum" w:hAnsi="dotum"/>
          <w:color w:val="000000"/>
          <w:sz w:val="15"/>
          <w:szCs w:val="15"/>
        </w:rPr>
        <w:br/>
        <w:t>20101122161050</w:t>
      </w:r>
    </w:p>
    <w:p w:rsidR="008B20EE" w:rsidRPr="008B20EE" w:rsidRDefault="008B20EE" w:rsidP="008B20EE">
      <w:pPr>
        <w:widowControl/>
        <w:shd w:val="clear" w:color="auto" w:fill="D1C9B5"/>
        <w:wordWrap/>
        <w:autoSpaceDE/>
        <w:autoSpaceDN/>
        <w:spacing w:after="257"/>
        <w:ind w:left="848" w:hanging="248"/>
        <w:jc w:val="left"/>
        <w:outlineLvl w:val="2"/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</w:pPr>
      <w:bookmarkStart w:id="26" w:name="9289816"/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 xml:space="preserve">[Linux] 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>콘솔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 xml:space="preserve"> 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>프롬프트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 xml:space="preserve"> 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>절대경로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 xml:space="preserve"> </w:t>
      </w:r>
      <w:r w:rsidRPr="008B20EE">
        <w:rPr>
          <w:rFonts w:ascii="Verdana" w:eastAsia="굴림" w:hAnsi="Verdana" w:cs="굴림"/>
          <w:b/>
          <w:bCs/>
          <w:color w:val="292421"/>
          <w:spacing w:val="-13"/>
          <w:kern w:val="0"/>
          <w:sz w:val="15"/>
          <w:szCs w:val="15"/>
        </w:rPr>
        <w:t>표시</w:t>
      </w:r>
      <w:bookmarkEnd w:id="26"/>
    </w:p>
    <w:p w:rsidR="008B20EE" w:rsidRPr="008B20EE" w:rsidRDefault="008B20EE" w:rsidP="008B20EE">
      <w:pPr>
        <w:widowControl/>
        <w:shd w:val="clear" w:color="auto" w:fill="D1C9B5"/>
        <w:wordWrap/>
        <w:autoSpaceDE/>
        <w:autoSpaceDN/>
        <w:spacing w:line="231" w:lineRule="atLeast"/>
        <w:jc w:val="left"/>
        <w:rPr>
          <w:rFonts w:ascii="돋움" w:eastAsia="돋움" w:hAnsi="돋움" w:cs="굴림"/>
          <w:color w:val="52443C"/>
          <w:kern w:val="0"/>
          <w:sz w:val="15"/>
          <w:szCs w:val="15"/>
        </w:rPr>
      </w:pP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t>콘솔을 실행하여 보면 기본 출력 형태로 프롬프트를 아래와 같은 형식으로 보여준다.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[user@hostname 현재 디렉토리]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[centos@centsvr ~]$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</w:rPr>
        <w:t> 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현재 내가 어느 디렉토리에서 작업하고 있는지 알기 위해서는 pwd 명령어를 통해 현재 위치를 알 수 있다.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[centos@centsvr ~]$ pwd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/home/centos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여기 저기 왔다 갔다하며 정신없이 작업할 경우 일일이 pwd 명령어를 입력하기에는 여간 귀찮은 일이 아닐 수 없다.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그래서 프롬프트의 출력형식을 바꿔보고자 한다.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개인적으로 선호하는 형식은 "user@hostname' 을 빼고 현재 디렉토리를 절대경로로 표시하는 형식이다.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해야할 작업은 아래와 같다.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b/>
          <w:bCs/>
          <w:color w:val="52443C"/>
          <w:kern w:val="0"/>
          <w:sz w:val="15"/>
          <w:szCs w:val="15"/>
        </w:rPr>
        <w:t>1. /etc/bashrc 파일 수정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해당 파일에서 다음의 내용을 찾아 수정한다.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 Before ]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PS1="[\u@\h \W] \\$ "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 After ]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PS1="[\$PWD]\\$ "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b/>
          <w:bCs/>
          <w:color w:val="52443C"/>
          <w:kern w:val="0"/>
          <w:sz w:val="15"/>
          <w:szCs w:val="15"/>
        </w:rPr>
        <w:t>2. Reboot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재부팅 후 아래와 같이 프롬프트가 절대경로로 표시됨을 확인할 수 있다.</w:t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</w:r>
      <w:r w:rsidRPr="008B20EE">
        <w:rPr>
          <w:rFonts w:ascii="돋움" w:eastAsia="돋움" w:hAnsi="돋움" w:cs="굴림" w:hint="eastAsia"/>
          <w:color w:val="52443C"/>
          <w:kern w:val="0"/>
          <w:sz w:val="15"/>
          <w:szCs w:val="15"/>
        </w:rPr>
        <w:br/>
        <w:t>[/home/centos]$</w:t>
      </w:r>
    </w:p>
    <w:p w:rsidR="00972C07" w:rsidRPr="00972C07" w:rsidRDefault="00972C07" w:rsidP="00A00DA9">
      <w:pPr>
        <w:jc w:val="left"/>
        <w:rPr>
          <w:rStyle w:val="apple-style-span"/>
          <w:rFonts w:ascii="굴림" w:eastAsia="굴림" w:hAnsi="굴림" w:cs="굴림"/>
          <w:kern w:val="0"/>
          <w:sz w:val="24"/>
          <w:szCs w:val="24"/>
        </w:rPr>
      </w:pPr>
    </w:p>
    <w:sectPr w:rsidR="00972C07" w:rsidRPr="00972C07" w:rsidSect="00F6065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020" w:rsidRDefault="00040020" w:rsidP="00691646">
      <w:r>
        <w:separator/>
      </w:r>
    </w:p>
  </w:endnote>
  <w:endnote w:type="continuationSeparator" w:id="1">
    <w:p w:rsidR="00040020" w:rsidRDefault="00040020" w:rsidP="006916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한양신명조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xedsy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020" w:rsidRDefault="00040020" w:rsidP="00691646">
      <w:r>
        <w:separator/>
      </w:r>
    </w:p>
  </w:footnote>
  <w:footnote w:type="continuationSeparator" w:id="1">
    <w:p w:rsidR="00040020" w:rsidRDefault="00040020" w:rsidP="006916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51237"/>
    <w:multiLevelType w:val="multilevel"/>
    <w:tmpl w:val="1388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A156A8"/>
    <w:multiLevelType w:val="hybridMultilevel"/>
    <w:tmpl w:val="CFE63312"/>
    <w:lvl w:ilvl="0" w:tplc="6C72C798">
      <w:numFmt w:val="bullet"/>
      <w:lvlText w:val="★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FF92033"/>
    <w:multiLevelType w:val="multilevel"/>
    <w:tmpl w:val="D862A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552495"/>
    <w:multiLevelType w:val="multilevel"/>
    <w:tmpl w:val="4D16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E64B0F"/>
    <w:multiLevelType w:val="multilevel"/>
    <w:tmpl w:val="6CD8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91544F"/>
    <w:multiLevelType w:val="multilevel"/>
    <w:tmpl w:val="5788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01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F7CB0"/>
    <w:rsid w:val="00006506"/>
    <w:rsid w:val="000134BE"/>
    <w:rsid w:val="00023120"/>
    <w:rsid w:val="00040020"/>
    <w:rsid w:val="000400F8"/>
    <w:rsid w:val="0004561B"/>
    <w:rsid w:val="00046AC1"/>
    <w:rsid w:val="00063EDA"/>
    <w:rsid w:val="000649E1"/>
    <w:rsid w:val="00065FA7"/>
    <w:rsid w:val="00067CE2"/>
    <w:rsid w:val="00095AA4"/>
    <w:rsid w:val="0009640D"/>
    <w:rsid w:val="000B133F"/>
    <w:rsid w:val="000D06BB"/>
    <w:rsid w:val="000D3EA3"/>
    <w:rsid w:val="000E0E44"/>
    <w:rsid w:val="000F700F"/>
    <w:rsid w:val="001006F2"/>
    <w:rsid w:val="00112543"/>
    <w:rsid w:val="00136201"/>
    <w:rsid w:val="0014792C"/>
    <w:rsid w:val="0015244B"/>
    <w:rsid w:val="0015781C"/>
    <w:rsid w:val="001603CF"/>
    <w:rsid w:val="00165CFB"/>
    <w:rsid w:val="00190CE6"/>
    <w:rsid w:val="001A1595"/>
    <w:rsid w:val="001A1835"/>
    <w:rsid w:val="001A5F59"/>
    <w:rsid w:val="001B0BBE"/>
    <w:rsid w:val="001D0C1E"/>
    <w:rsid w:val="001D2752"/>
    <w:rsid w:val="001E1A10"/>
    <w:rsid w:val="001E5778"/>
    <w:rsid w:val="001F0608"/>
    <w:rsid w:val="001F7D24"/>
    <w:rsid w:val="002116E5"/>
    <w:rsid w:val="0021223C"/>
    <w:rsid w:val="00214806"/>
    <w:rsid w:val="00225438"/>
    <w:rsid w:val="00230A98"/>
    <w:rsid w:val="00233810"/>
    <w:rsid w:val="00270EFE"/>
    <w:rsid w:val="00277173"/>
    <w:rsid w:val="002930D6"/>
    <w:rsid w:val="002A145C"/>
    <w:rsid w:val="002C4356"/>
    <w:rsid w:val="002C5993"/>
    <w:rsid w:val="002D0CEB"/>
    <w:rsid w:val="002F238F"/>
    <w:rsid w:val="002F50D1"/>
    <w:rsid w:val="00315FEA"/>
    <w:rsid w:val="003166B6"/>
    <w:rsid w:val="00317F12"/>
    <w:rsid w:val="003233C8"/>
    <w:rsid w:val="0032418E"/>
    <w:rsid w:val="003245D5"/>
    <w:rsid w:val="0032699B"/>
    <w:rsid w:val="00343BF3"/>
    <w:rsid w:val="00373717"/>
    <w:rsid w:val="003936FA"/>
    <w:rsid w:val="003958FE"/>
    <w:rsid w:val="00395EF8"/>
    <w:rsid w:val="00396082"/>
    <w:rsid w:val="003B27C2"/>
    <w:rsid w:val="003C0A1A"/>
    <w:rsid w:val="003C0BBA"/>
    <w:rsid w:val="003C1916"/>
    <w:rsid w:val="003F3842"/>
    <w:rsid w:val="004051B2"/>
    <w:rsid w:val="00421437"/>
    <w:rsid w:val="00453136"/>
    <w:rsid w:val="004554CB"/>
    <w:rsid w:val="004608A5"/>
    <w:rsid w:val="0046650F"/>
    <w:rsid w:val="00480E48"/>
    <w:rsid w:val="004962C8"/>
    <w:rsid w:val="004D6FDF"/>
    <w:rsid w:val="004E0D06"/>
    <w:rsid w:val="004F0F7B"/>
    <w:rsid w:val="004F206F"/>
    <w:rsid w:val="004F6459"/>
    <w:rsid w:val="00502F1C"/>
    <w:rsid w:val="00503200"/>
    <w:rsid w:val="00506923"/>
    <w:rsid w:val="0051610F"/>
    <w:rsid w:val="00524FC9"/>
    <w:rsid w:val="00553D1B"/>
    <w:rsid w:val="00565113"/>
    <w:rsid w:val="00582804"/>
    <w:rsid w:val="00592576"/>
    <w:rsid w:val="005B34C9"/>
    <w:rsid w:val="005B3FC2"/>
    <w:rsid w:val="005C0C4B"/>
    <w:rsid w:val="005C4CF1"/>
    <w:rsid w:val="005C5D78"/>
    <w:rsid w:val="005F2030"/>
    <w:rsid w:val="00605C12"/>
    <w:rsid w:val="00611492"/>
    <w:rsid w:val="00612324"/>
    <w:rsid w:val="0064458D"/>
    <w:rsid w:val="00645BFA"/>
    <w:rsid w:val="0065423C"/>
    <w:rsid w:val="006636BE"/>
    <w:rsid w:val="00670306"/>
    <w:rsid w:val="00691646"/>
    <w:rsid w:val="006A5765"/>
    <w:rsid w:val="006D5B2D"/>
    <w:rsid w:val="00702F96"/>
    <w:rsid w:val="00715EF2"/>
    <w:rsid w:val="00733F6A"/>
    <w:rsid w:val="0076166C"/>
    <w:rsid w:val="007630AA"/>
    <w:rsid w:val="00772298"/>
    <w:rsid w:val="00790344"/>
    <w:rsid w:val="00790500"/>
    <w:rsid w:val="00792522"/>
    <w:rsid w:val="00795919"/>
    <w:rsid w:val="007A1CB0"/>
    <w:rsid w:val="007A568B"/>
    <w:rsid w:val="007B704C"/>
    <w:rsid w:val="007C2AC6"/>
    <w:rsid w:val="007C41E9"/>
    <w:rsid w:val="007C4F84"/>
    <w:rsid w:val="007D06E4"/>
    <w:rsid w:val="007D140F"/>
    <w:rsid w:val="007D1D30"/>
    <w:rsid w:val="007F0074"/>
    <w:rsid w:val="00827D20"/>
    <w:rsid w:val="0083647A"/>
    <w:rsid w:val="00841412"/>
    <w:rsid w:val="008475B8"/>
    <w:rsid w:val="00890ED2"/>
    <w:rsid w:val="008A5CF2"/>
    <w:rsid w:val="008B20EE"/>
    <w:rsid w:val="008B6BB8"/>
    <w:rsid w:val="008C305F"/>
    <w:rsid w:val="008C512C"/>
    <w:rsid w:val="008C68F7"/>
    <w:rsid w:val="00900678"/>
    <w:rsid w:val="00904D21"/>
    <w:rsid w:val="0093061C"/>
    <w:rsid w:val="00936185"/>
    <w:rsid w:val="00940651"/>
    <w:rsid w:val="00944A4D"/>
    <w:rsid w:val="0095007A"/>
    <w:rsid w:val="00950FDA"/>
    <w:rsid w:val="00972C07"/>
    <w:rsid w:val="00981177"/>
    <w:rsid w:val="009866A5"/>
    <w:rsid w:val="00994D7B"/>
    <w:rsid w:val="009A6897"/>
    <w:rsid w:val="009C31A8"/>
    <w:rsid w:val="009D3C4F"/>
    <w:rsid w:val="009F5B47"/>
    <w:rsid w:val="00A00DA9"/>
    <w:rsid w:val="00A06465"/>
    <w:rsid w:val="00A105C8"/>
    <w:rsid w:val="00A14057"/>
    <w:rsid w:val="00A14E31"/>
    <w:rsid w:val="00A2578E"/>
    <w:rsid w:val="00A34074"/>
    <w:rsid w:val="00A557A2"/>
    <w:rsid w:val="00A60600"/>
    <w:rsid w:val="00A609BE"/>
    <w:rsid w:val="00A633F9"/>
    <w:rsid w:val="00A700DE"/>
    <w:rsid w:val="00A76411"/>
    <w:rsid w:val="00A8729C"/>
    <w:rsid w:val="00A902F9"/>
    <w:rsid w:val="00AA0F8D"/>
    <w:rsid w:val="00AA2457"/>
    <w:rsid w:val="00AA7929"/>
    <w:rsid w:val="00AB29D0"/>
    <w:rsid w:val="00AB633D"/>
    <w:rsid w:val="00AD519E"/>
    <w:rsid w:val="00B02CFB"/>
    <w:rsid w:val="00B11D0F"/>
    <w:rsid w:val="00B31B06"/>
    <w:rsid w:val="00B6268B"/>
    <w:rsid w:val="00B74420"/>
    <w:rsid w:val="00B95124"/>
    <w:rsid w:val="00BC132D"/>
    <w:rsid w:val="00BD6CC5"/>
    <w:rsid w:val="00BE46AD"/>
    <w:rsid w:val="00BF4526"/>
    <w:rsid w:val="00BF6C71"/>
    <w:rsid w:val="00BF75FB"/>
    <w:rsid w:val="00BF7CB0"/>
    <w:rsid w:val="00C0601C"/>
    <w:rsid w:val="00C20E71"/>
    <w:rsid w:val="00C25E14"/>
    <w:rsid w:val="00C2713A"/>
    <w:rsid w:val="00C30673"/>
    <w:rsid w:val="00C4552E"/>
    <w:rsid w:val="00C50D62"/>
    <w:rsid w:val="00C5193D"/>
    <w:rsid w:val="00C67863"/>
    <w:rsid w:val="00C6787B"/>
    <w:rsid w:val="00C71B2E"/>
    <w:rsid w:val="00C92019"/>
    <w:rsid w:val="00C9213E"/>
    <w:rsid w:val="00CB5146"/>
    <w:rsid w:val="00CB643C"/>
    <w:rsid w:val="00D03A7F"/>
    <w:rsid w:val="00D17996"/>
    <w:rsid w:val="00D17F47"/>
    <w:rsid w:val="00D2461B"/>
    <w:rsid w:val="00D35F9D"/>
    <w:rsid w:val="00D41460"/>
    <w:rsid w:val="00D46730"/>
    <w:rsid w:val="00D50456"/>
    <w:rsid w:val="00D50F0A"/>
    <w:rsid w:val="00D53C5E"/>
    <w:rsid w:val="00D547A8"/>
    <w:rsid w:val="00D618BF"/>
    <w:rsid w:val="00D6532A"/>
    <w:rsid w:val="00D8544A"/>
    <w:rsid w:val="00D86945"/>
    <w:rsid w:val="00D92289"/>
    <w:rsid w:val="00D925DC"/>
    <w:rsid w:val="00D9632D"/>
    <w:rsid w:val="00DA656A"/>
    <w:rsid w:val="00DB4526"/>
    <w:rsid w:val="00DC40BE"/>
    <w:rsid w:val="00DC4B79"/>
    <w:rsid w:val="00DD0710"/>
    <w:rsid w:val="00DE651C"/>
    <w:rsid w:val="00DF0D8E"/>
    <w:rsid w:val="00DF35B3"/>
    <w:rsid w:val="00DF4723"/>
    <w:rsid w:val="00DF7232"/>
    <w:rsid w:val="00E038FC"/>
    <w:rsid w:val="00E05FAF"/>
    <w:rsid w:val="00E35FBE"/>
    <w:rsid w:val="00E51B94"/>
    <w:rsid w:val="00E70D2E"/>
    <w:rsid w:val="00E715E6"/>
    <w:rsid w:val="00EB3684"/>
    <w:rsid w:val="00ED09FF"/>
    <w:rsid w:val="00F20939"/>
    <w:rsid w:val="00F259B3"/>
    <w:rsid w:val="00F32B74"/>
    <w:rsid w:val="00F346B7"/>
    <w:rsid w:val="00F40D45"/>
    <w:rsid w:val="00F60650"/>
    <w:rsid w:val="00F737E5"/>
    <w:rsid w:val="00F77717"/>
    <w:rsid w:val="00F8503F"/>
    <w:rsid w:val="00FA06C3"/>
    <w:rsid w:val="00FA52C3"/>
    <w:rsid w:val="00FA5BF3"/>
    <w:rsid w:val="00FB13E8"/>
    <w:rsid w:val="00FC35D7"/>
    <w:rsid w:val="00FD3993"/>
    <w:rsid w:val="00FD3BF3"/>
    <w:rsid w:val="00FD6A7E"/>
    <w:rsid w:val="00FE01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CFB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4CF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A5F5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5F2030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1595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F7CB0"/>
    <w:pPr>
      <w:widowControl/>
      <w:wordWrap/>
      <w:autoSpaceDE/>
      <w:autoSpaceDN/>
      <w:snapToGrid w:val="0"/>
      <w:spacing w:line="312" w:lineRule="auto"/>
    </w:pPr>
    <w:rPr>
      <w:rFonts w:ascii="한양신명조" w:eastAsia="한양신명조" w:hAnsi="Times New Roman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4665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691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691646"/>
  </w:style>
  <w:style w:type="paragraph" w:styleId="a6">
    <w:name w:val="footer"/>
    <w:basedOn w:val="a"/>
    <w:link w:val="Char0"/>
    <w:uiPriority w:val="99"/>
    <w:semiHidden/>
    <w:unhideWhenUsed/>
    <w:rsid w:val="00691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691646"/>
  </w:style>
  <w:style w:type="character" w:customStyle="1" w:styleId="apple-style-span">
    <w:name w:val="apple-style-span"/>
    <w:basedOn w:val="a0"/>
    <w:rsid w:val="003166B6"/>
  </w:style>
  <w:style w:type="character" w:customStyle="1" w:styleId="apple-converted-space">
    <w:name w:val="apple-converted-space"/>
    <w:basedOn w:val="a0"/>
    <w:rsid w:val="00565113"/>
  </w:style>
  <w:style w:type="paragraph" w:styleId="a7">
    <w:name w:val="List Paragraph"/>
    <w:basedOn w:val="a"/>
    <w:uiPriority w:val="34"/>
    <w:qFormat/>
    <w:rsid w:val="00A700DE"/>
    <w:pPr>
      <w:ind w:leftChars="400" w:left="800"/>
    </w:pPr>
  </w:style>
  <w:style w:type="character" w:styleId="a8">
    <w:name w:val="Hyperlink"/>
    <w:basedOn w:val="a0"/>
    <w:uiPriority w:val="99"/>
    <w:semiHidden/>
    <w:unhideWhenUsed/>
    <w:rsid w:val="00715EF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064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465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06465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A0646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A06465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unhideWhenUsed/>
    <w:rsid w:val="00DE65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5F2030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ost-author">
    <w:name w:val="post-author"/>
    <w:basedOn w:val="a0"/>
    <w:rsid w:val="00FE019D"/>
  </w:style>
  <w:style w:type="character" w:customStyle="1" w:styleId="fn">
    <w:name w:val="fn"/>
    <w:basedOn w:val="a0"/>
    <w:rsid w:val="00FE019D"/>
  </w:style>
  <w:style w:type="character" w:customStyle="1" w:styleId="post-timestamp">
    <w:name w:val="post-timestamp"/>
    <w:basedOn w:val="a0"/>
    <w:rsid w:val="00FE019D"/>
  </w:style>
  <w:style w:type="character" w:customStyle="1" w:styleId="item-control">
    <w:name w:val="item-control"/>
    <w:basedOn w:val="a0"/>
    <w:rsid w:val="00FE019D"/>
  </w:style>
  <w:style w:type="character" w:customStyle="1" w:styleId="6Char">
    <w:name w:val="제목 6 Char"/>
    <w:basedOn w:val="a0"/>
    <w:link w:val="6"/>
    <w:uiPriority w:val="9"/>
    <w:semiHidden/>
    <w:rsid w:val="001A1595"/>
    <w:rPr>
      <w:b/>
      <w:bCs/>
    </w:rPr>
  </w:style>
  <w:style w:type="character" w:customStyle="1" w:styleId="copyangelneomi2428linkuplocal">
    <w:name w:val="copyangel_neomi2428_linkup_local"/>
    <w:basedOn w:val="a0"/>
    <w:rsid w:val="00D17996"/>
  </w:style>
  <w:style w:type="character" w:customStyle="1" w:styleId="member">
    <w:name w:val="member"/>
    <w:basedOn w:val="a0"/>
    <w:rsid w:val="008475B8"/>
  </w:style>
  <w:style w:type="character" w:customStyle="1" w:styleId="2Char">
    <w:name w:val="제목 2 Char"/>
    <w:basedOn w:val="a0"/>
    <w:link w:val="2"/>
    <w:uiPriority w:val="9"/>
    <w:semiHidden/>
    <w:rsid w:val="001A5F59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5C4CF1"/>
    <w:rPr>
      <w:rFonts w:asciiTheme="majorHAnsi" w:eastAsiaTheme="majorEastAsia" w:hAnsiTheme="majorHAnsi" w:cstheme="majorBidi"/>
      <w:sz w:val="28"/>
      <w:szCs w:val="28"/>
    </w:rPr>
  </w:style>
  <w:style w:type="character" w:customStyle="1" w:styleId="member63">
    <w:name w:val="member_63"/>
    <w:basedOn w:val="a0"/>
    <w:rsid w:val="005C4CF1"/>
  </w:style>
  <w:style w:type="character" w:customStyle="1" w:styleId="posttitleauthor">
    <w:name w:val="post_title_author"/>
    <w:basedOn w:val="a0"/>
    <w:rsid w:val="00E038FC"/>
  </w:style>
  <w:style w:type="character" w:customStyle="1" w:styleId="by">
    <w:name w:val="by"/>
    <w:basedOn w:val="a0"/>
    <w:rsid w:val="00E038FC"/>
  </w:style>
  <w:style w:type="character" w:customStyle="1" w:styleId="submitted">
    <w:name w:val="submitted"/>
    <w:basedOn w:val="a0"/>
    <w:rsid w:val="00C6787B"/>
  </w:style>
  <w:style w:type="character" w:customStyle="1" w:styleId="commentforbidden">
    <w:name w:val="comment_forbidden"/>
    <w:basedOn w:val="a0"/>
    <w:rsid w:val="00C678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707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6535">
              <w:marLeft w:val="0"/>
              <w:marRight w:val="0"/>
              <w:marTop w:val="0"/>
              <w:marBottom w:val="0"/>
              <w:divBdr>
                <w:top w:val="double" w:sz="6" w:space="8" w:color="F3C534"/>
                <w:left w:val="double" w:sz="6" w:space="8" w:color="F3C534"/>
                <w:bottom w:val="double" w:sz="6" w:space="8" w:color="F3C534"/>
                <w:right w:val="double" w:sz="6" w:space="8" w:color="F3C534"/>
              </w:divBdr>
            </w:div>
          </w:divsChild>
        </w:div>
        <w:div w:id="1522355118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9317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7707">
              <w:marLeft w:val="0"/>
              <w:marRight w:val="0"/>
              <w:marTop w:val="0"/>
              <w:marBottom w:val="0"/>
              <w:divBdr>
                <w:top w:val="double" w:sz="6" w:space="8" w:color="F3C534"/>
                <w:left w:val="double" w:sz="6" w:space="8" w:color="F3C534"/>
                <w:bottom w:val="double" w:sz="6" w:space="8" w:color="F3C534"/>
                <w:right w:val="double" w:sz="6" w:space="8" w:color="F3C534"/>
              </w:divBdr>
            </w:div>
          </w:divsChild>
        </w:div>
        <w:div w:id="1372071924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918873">
          <w:marLeft w:val="0"/>
          <w:marRight w:val="0"/>
          <w:marTop w:val="0"/>
          <w:marBottom w:val="2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333">
          <w:marLeft w:val="0"/>
          <w:marRight w:val="0"/>
          <w:marTop w:val="1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6201">
                  <w:marLeft w:val="310"/>
                  <w:marRight w:val="310"/>
                  <w:marTop w:val="77"/>
                  <w:marBottom w:val="3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8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748949">
                      <w:marLeft w:val="0"/>
                      <w:marRight w:val="0"/>
                      <w:marTop w:val="0"/>
                      <w:marBottom w:val="3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49298">
                  <w:marLeft w:val="0"/>
                  <w:marRight w:val="0"/>
                  <w:marTop w:val="0"/>
                  <w:marBottom w:val="3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1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7267">
              <w:marLeft w:val="0"/>
              <w:marRight w:val="0"/>
              <w:marTop w:val="0"/>
              <w:marBottom w:val="3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94362">
          <w:marLeft w:val="0"/>
          <w:marRight w:val="0"/>
          <w:marTop w:val="0"/>
          <w:marBottom w:val="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122">
          <w:marLeft w:val="0"/>
          <w:marRight w:val="0"/>
          <w:marTop w:val="0"/>
          <w:marBottom w:val="0"/>
          <w:divBdr>
            <w:top w:val="single" w:sz="6" w:space="8" w:color="BBBBBB"/>
            <w:left w:val="single" w:sz="6" w:space="8" w:color="BBBBBB"/>
            <w:bottom w:val="single" w:sz="6" w:space="8" w:color="BBBBBB"/>
            <w:right w:val="single" w:sz="6" w:space="8" w:color="BBBBBB"/>
          </w:divBdr>
          <w:divsChild>
            <w:div w:id="861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114">
              <w:marLeft w:val="0"/>
              <w:marRight w:val="0"/>
              <w:marTop w:val="0"/>
              <w:marBottom w:val="2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3156">
          <w:marLeft w:val="0"/>
          <w:marRight w:val="0"/>
          <w:marTop w:val="12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645">
              <w:marLeft w:val="120"/>
              <w:marRight w:val="120"/>
              <w:marTop w:val="120"/>
              <w:marBottom w:val="12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  <w:div w:id="916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425883">
                  <w:marLeft w:val="0"/>
                  <w:marRight w:val="0"/>
                  <w:marTop w:val="0"/>
                  <w:marBottom w:val="0"/>
                  <w:divBdr>
                    <w:top w:val="single" w:sz="6" w:space="6" w:color="888888"/>
                    <w:left w:val="none" w:sz="0" w:space="0" w:color="auto"/>
                    <w:bottom w:val="single" w:sz="6" w:space="6" w:color="888888"/>
                    <w:right w:val="none" w:sz="0" w:space="0" w:color="auto"/>
                  </w:divBdr>
                </w:div>
              </w:divsChild>
            </w:div>
            <w:div w:id="1985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90290">
              <w:marLeft w:val="0"/>
              <w:marRight w:val="0"/>
              <w:marTop w:val="0"/>
              <w:marBottom w:val="240"/>
              <w:divBdr>
                <w:top w:val="single" w:sz="6" w:space="6" w:color="AABBCC"/>
                <w:left w:val="single" w:sz="6" w:space="6" w:color="AABBCC"/>
                <w:bottom w:val="single" w:sz="6" w:space="6" w:color="AABBCC"/>
                <w:right w:val="single" w:sz="6" w:space="6" w:color="AABBCC"/>
              </w:divBdr>
              <w:divsChild>
                <w:div w:id="2122720551">
                  <w:marLeft w:val="120"/>
                  <w:marRight w:val="120"/>
                  <w:marTop w:val="120"/>
                  <w:marBottom w:val="120"/>
                  <w:divBdr>
                    <w:top w:val="single" w:sz="6" w:space="0" w:color="AABBCC"/>
                    <w:left w:val="single" w:sz="6" w:space="0" w:color="AABBCC"/>
                    <w:bottom w:val="single" w:sz="6" w:space="0" w:color="AABBCC"/>
                    <w:right w:val="single" w:sz="6" w:space="0" w:color="AABBCC"/>
                  </w:divBdr>
                </w:div>
                <w:div w:id="167819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208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44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7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1DB"/>
                <w:right w:val="none" w:sz="0" w:space="0" w:color="auto"/>
              </w:divBdr>
              <w:divsChild>
                <w:div w:id="1826971167">
                  <w:marLeft w:val="0"/>
                  <w:marRight w:val="0"/>
                  <w:marTop w:val="155"/>
                  <w:marBottom w:val="7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8134">
                  <w:marLeft w:val="0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316768">
              <w:marLeft w:val="0"/>
              <w:marRight w:val="0"/>
              <w:marTop w:val="7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8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1356">
                  <w:marLeft w:val="1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22634">
                  <w:marLeft w:val="1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31168">
                      <w:marLeft w:val="1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64191">
                  <w:marLeft w:val="0"/>
                  <w:marRight w:val="1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956962">
          <w:marLeft w:val="0"/>
          <w:marRight w:val="0"/>
          <w:marTop w:val="3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8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1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9600">
          <w:marLeft w:val="0"/>
          <w:marRight w:val="0"/>
          <w:marTop w:val="1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25914">
                  <w:marLeft w:val="0"/>
                  <w:marRight w:val="0"/>
                  <w:marTop w:val="0"/>
                  <w:marBottom w:val="0"/>
                  <w:divBdr>
                    <w:top w:val="single" w:sz="6" w:space="8" w:color="auto"/>
                    <w:left w:val="single" w:sz="6" w:space="8" w:color="auto"/>
                    <w:bottom w:val="single" w:sz="6" w:space="8" w:color="auto"/>
                    <w:right w:val="single" w:sz="6" w:space="8" w:color="auto"/>
                  </w:divBdr>
                </w:div>
                <w:div w:id="1151601176">
                  <w:marLeft w:val="0"/>
                  <w:marRight w:val="0"/>
                  <w:marTop w:val="0"/>
                  <w:marBottom w:val="0"/>
                  <w:divBdr>
                    <w:top w:val="single" w:sz="6" w:space="8" w:color="C5C5E6"/>
                    <w:left w:val="single" w:sz="6" w:space="8" w:color="C5C5E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3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802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914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002">
          <w:marLeft w:val="279"/>
          <w:marRight w:val="0"/>
          <w:marTop w:val="0"/>
          <w:marBottom w:val="0"/>
          <w:divBdr>
            <w:top w:val="none" w:sz="0" w:space="0" w:color="auto"/>
            <w:left w:val="single" w:sz="6" w:space="8" w:color="083772"/>
            <w:bottom w:val="none" w:sz="0" w:space="0" w:color="auto"/>
            <w:right w:val="single" w:sz="6" w:space="8" w:color="083772"/>
          </w:divBdr>
          <w:divsChild>
            <w:div w:id="883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206">
              <w:marLeft w:val="0"/>
              <w:marRight w:val="0"/>
              <w:marTop w:val="7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343507">
          <w:marLeft w:val="0"/>
          <w:marRight w:val="0"/>
          <w:marTop w:val="3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09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71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499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66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1557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006619">
                          <w:marLeft w:val="0"/>
                          <w:marRight w:val="0"/>
                          <w:marTop w:val="7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04127">
                              <w:marLeft w:val="0"/>
                              <w:marRight w:val="31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445754">
                              <w:marLeft w:val="0"/>
                              <w:marRight w:val="31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5405862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96475">
                          <w:marLeft w:val="0"/>
                          <w:marRight w:val="0"/>
                          <w:marTop w:val="7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155500">
                              <w:marLeft w:val="0"/>
                              <w:marRight w:val="31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2599195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95473">
                          <w:marLeft w:val="0"/>
                          <w:marRight w:val="0"/>
                          <w:marTop w:val="7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18562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82770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635464">
                      <w:marLeft w:val="217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128269">
                          <w:marLeft w:val="0"/>
                          <w:marRight w:val="0"/>
                          <w:marTop w:val="7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66286">
                              <w:marLeft w:val="0"/>
                              <w:marRight w:val="31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663754">
                              <w:marLeft w:val="0"/>
                              <w:marRight w:val="31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7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4">
          <w:marLeft w:val="0"/>
          <w:marRight w:val="0"/>
          <w:marTop w:val="0"/>
          <w:marBottom w:val="0"/>
          <w:divBdr>
            <w:top w:val="none" w:sz="0" w:space="8" w:color="auto"/>
            <w:left w:val="none" w:sz="0" w:space="16" w:color="auto"/>
            <w:bottom w:val="none" w:sz="0" w:space="13" w:color="auto"/>
            <w:right w:val="none" w:sz="0" w:space="16" w:color="auto"/>
          </w:divBdr>
          <w:divsChild>
            <w:div w:id="1232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609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8" w:color="EEEEEE"/>
                    <w:bottom w:val="single" w:sz="6" w:space="8" w:color="EEEEEE"/>
                    <w:right w:val="single" w:sz="6" w:space="8" w:color="EEEEEE"/>
                  </w:divBdr>
                </w:div>
              </w:divsChild>
            </w:div>
          </w:divsChild>
        </w:div>
      </w:divsChild>
    </w:div>
    <w:div w:id="18479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2259">
          <w:marLeft w:val="0"/>
          <w:marRight w:val="0"/>
          <w:marTop w:val="0"/>
          <w:marBottom w:val="0"/>
          <w:divBdr>
            <w:top w:val="none" w:sz="0" w:space="8" w:color="auto"/>
            <w:left w:val="none" w:sz="0" w:space="16" w:color="auto"/>
            <w:bottom w:val="none" w:sz="0" w:space="13" w:color="auto"/>
            <w:right w:val="none" w:sz="0" w:space="16" w:color="auto"/>
          </w:divBdr>
          <w:divsChild>
            <w:div w:id="602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6995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8" w:color="EEEEEE"/>
                    <w:bottom w:val="single" w:sz="6" w:space="8" w:color="EEEEEE"/>
                    <w:right w:val="single" w:sz="6" w:space="8" w:color="EEEEEE"/>
                  </w:divBdr>
                </w:div>
              </w:divsChild>
            </w:div>
          </w:divsChild>
        </w:div>
      </w:divsChild>
    </w:div>
    <w:div w:id="18568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6574">
          <w:marLeft w:val="0"/>
          <w:marRight w:val="0"/>
          <w:marTop w:val="0"/>
          <w:marBottom w:val="0"/>
          <w:divBdr>
            <w:top w:val="none" w:sz="0" w:space="8" w:color="auto"/>
            <w:left w:val="none" w:sz="0" w:space="16" w:color="auto"/>
            <w:bottom w:val="none" w:sz="0" w:space="13" w:color="auto"/>
            <w:right w:val="none" w:sz="0" w:space="16" w:color="auto"/>
          </w:divBdr>
          <w:divsChild>
            <w:div w:id="1553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9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8697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9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9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9898">
          <w:marLeft w:val="0"/>
          <w:marRight w:val="0"/>
          <w:marTop w:val="0"/>
          <w:marBottom w:val="0"/>
          <w:divBdr>
            <w:top w:val="single" w:sz="6" w:space="8" w:color="BBBBBB"/>
            <w:left w:val="single" w:sz="6" w:space="8" w:color="BBBBBB"/>
            <w:bottom w:val="single" w:sz="6" w:space="8" w:color="BBBBBB"/>
            <w:right w:val="single" w:sz="6" w:space="8" w:color="BBBBBB"/>
          </w:divBdr>
          <w:divsChild>
            <w:div w:id="745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3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19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33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74172">
                              <w:marLeft w:val="0"/>
                              <w:marRight w:val="0"/>
                              <w:marTop w:val="310"/>
                              <w:marBottom w:val="4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gif"/><Relationship Id="rId117" Type="http://schemas.openxmlformats.org/officeDocument/2006/relationships/hyperlink" Target="http://www.ilovepc.co.kr/bbs/board.php?bo_table=software&amp;wr_id=393&amp;sca=%C6%C1%2F%C5%D7%C5%A9" TargetMode="External"/><Relationship Id="rId21" Type="http://schemas.openxmlformats.org/officeDocument/2006/relationships/hyperlink" Target="http://visualhhk.blogspot.com/2010/06/vnc-linux.html" TargetMode="External"/><Relationship Id="rId42" Type="http://schemas.openxmlformats.org/officeDocument/2006/relationships/hyperlink" Target="http://www.ilovepc.co.kr/bbs/board.php?bo_table=software&amp;wr_id=393&amp;sca=%C6%C1%2F%C5%D7%C5%A9" TargetMode="External"/><Relationship Id="rId47" Type="http://schemas.openxmlformats.org/officeDocument/2006/relationships/hyperlink" Target="http://www.ilovepc.co.kr/bbs/board.php?bo_table=software&amp;wr_id=393&amp;sca=%C6%C1%2F%C5%D7%C5%A9" TargetMode="External"/><Relationship Id="rId63" Type="http://schemas.openxmlformats.org/officeDocument/2006/relationships/hyperlink" Target="http://www.ilovepc.co.kr/bbs/board.php?bo_table=software&amp;wr_id=393&amp;sca=%C6%C1%2F%C5%D7%C5%A9" TargetMode="External"/><Relationship Id="rId68" Type="http://schemas.openxmlformats.org/officeDocument/2006/relationships/hyperlink" Target="http://www.ilovepc.co.kr/bbs/board.php?bo_table=software&amp;wr_id=393&amp;sca=%C6%C1%2F%C5%D7%C5%A9" TargetMode="External"/><Relationship Id="rId84" Type="http://schemas.openxmlformats.org/officeDocument/2006/relationships/hyperlink" Target="http://www.ilovepc.co.kr/bbs/board.php?bo_table=software&amp;wr_id=393&amp;sca=%C6%C1%2F%C5%D7%C5%A9" TargetMode="External"/><Relationship Id="rId89" Type="http://schemas.openxmlformats.org/officeDocument/2006/relationships/hyperlink" Target="http://www.ilovepc.co.kr/bbs/board.php?bo_table=software&amp;wr_id=393&amp;sca=%C6%C1%2F%C5%D7%C5%A9" TargetMode="External"/><Relationship Id="rId112" Type="http://schemas.openxmlformats.org/officeDocument/2006/relationships/hyperlink" Target="http://www.ilovepc.co.kr/bbs/board.php?bo_table=software&amp;wr_id=393&amp;sca=%C6%C1%2F%C5%D7%C5%A9" TargetMode="External"/><Relationship Id="rId133" Type="http://schemas.openxmlformats.org/officeDocument/2006/relationships/hyperlink" Target="http://kldp.org/node/42192" TargetMode="External"/><Relationship Id="rId138" Type="http://schemas.openxmlformats.org/officeDocument/2006/relationships/image" Target="media/image24.png"/><Relationship Id="rId16" Type="http://schemas.openxmlformats.org/officeDocument/2006/relationships/hyperlink" Target="http://visualhhk.blogspot.com/2010/06/blog-post.html" TargetMode="External"/><Relationship Id="rId107" Type="http://schemas.openxmlformats.org/officeDocument/2006/relationships/hyperlink" Target="http://www.ilovepc.co.kr/bbs/board.php?bo_table=software&amp;wr_id=393&amp;sca=%C6%C1%2F%C5%D7%C5%A9" TargetMode="External"/><Relationship Id="rId11" Type="http://schemas.openxmlformats.org/officeDocument/2006/relationships/hyperlink" Target="http://www.bigip.co.kr/?mid=board_linux&amp;sort_index=regdate&amp;order_type=desc&amp;document_srl=5021" TargetMode="External"/><Relationship Id="rId32" Type="http://schemas.openxmlformats.org/officeDocument/2006/relationships/hyperlink" Target="http://sir.co.kr/bbs/tb.php/pl_linux/48/8baf21e80b144ca37a42cf87cd20e7c0" TargetMode="External"/><Relationship Id="rId37" Type="http://schemas.openxmlformats.org/officeDocument/2006/relationships/hyperlink" Target="javascript:trackback_send_server('http://www.ilovepc.co.kr/bbs/tb.php/software/393');" TargetMode="External"/><Relationship Id="rId53" Type="http://schemas.openxmlformats.org/officeDocument/2006/relationships/hyperlink" Target="http://www.ilovepc.co.kr/bbs/board.php?bo_table=software&amp;wr_id=393&amp;sca=%C6%C1%2F%C5%D7%C5%A9" TargetMode="External"/><Relationship Id="rId58" Type="http://schemas.openxmlformats.org/officeDocument/2006/relationships/hyperlink" Target="http://www.ilovepc.co.kr/bbs/board.php?bo_table=software&amp;wr_id=393&amp;sca=%C6%C1%2F%C5%D7%C5%A9" TargetMode="External"/><Relationship Id="rId74" Type="http://schemas.openxmlformats.org/officeDocument/2006/relationships/hyperlink" Target="http://www.ilovepc.co.kr/bbs/board.php?bo_table=software&amp;wr_id=393&amp;sca=%C6%C1%2F%C5%D7%C5%A9" TargetMode="External"/><Relationship Id="rId79" Type="http://schemas.openxmlformats.org/officeDocument/2006/relationships/image" Target="media/image11.jpeg"/><Relationship Id="rId102" Type="http://schemas.openxmlformats.org/officeDocument/2006/relationships/hyperlink" Target="http://www.ilovepc.co.kr/bbs/board.php?bo_table=software&amp;wr_id=393&amp;sca=%C6%C1%2F%C5%D7%C5%A9" TargetMode="External"/><Relationship Id="rId123" Type="http://schemas.openxmlformats.org/officeDocument/2006/relationships/hyperlink" Target="http://098.co.kr/22204" TargetMode="External"/><Relationship Id="rId128" Type="http://schemas.openxmlformats.org/officeDocument/2006/relationships/hyperlink" Target="http://cafe.naver.com/digitechlove.cafe?iframe_url=/CafeMemberNetworkView.nhn%3Fm=view%26memberid=digitchs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12.jpeg"/><Relationship Id="rId95" Type="http://schemas.openxmlformats.org/officeDocument/2006/relationships/hyperlink" Target="http://www.ilovepc.co.kr/bbs/board.php?bo_table=software&amp;wr_id=393&amp;sca=%C6%C1%2F%C5%D7%C5%A9" TargetMode="External"/><Relationship Id="rId22" Type="http://schemas.openxmlformats.org/officeDocument/2006/relationships/hyperlink" Target="http://mroon.egloos.com/4247075" TargetMode="External"/><Relationship Id="rId27" Type="http://schemas.openxmlformats.org/officeDocument/2006/relationships/hyperlink" Target="http://visualhhk.blogspot.com/2009/12/linux-find.html" TargetMode="External"/><Relationship Id="rId43" Type="http://schemas.openxmlformats.org/officeDocument/2006/relationships/hyperlink" Target="http://www.ilovepc.co.kr/bbs/board.php?bo_table=software&amp;wr_id=393&amp;sca=%C6%C1%2F%C5%D7%C5%A9" TargetMode="External"/><Relationship Id="rId48" Type="http://schemas.openxmlformats.org/officeDocument/2006/relationships/hyperlink" Target="http://www.ilovepc.co.kr/bbs/board.php?bo_table=software&amp;wr_id=393&amp;sca=%C6%C1%2F%C5%D7%C5%A9" TargetMode="External"/><Relationship Id="rId64" Type="http://schemas.openxmlformats.org/officeDocument/2006/relationships/hyperlink" Target="http://www.ilovepc.co.kr/bbs/board.php?bo_table=software&amp;wr_id=393&amp;sca=%C6%C1%2F%C5%D7%C5%A9" TargetMode="External"/><Relationship Id="rId69" Type="http://schemas.openxmlformats.org/officeDocument/2006/relationships/hyperlink" Target="http://www.ilovepc.co.kr/bbs/board.php?bo_table=software&amp;wr_id=393&amp;sca=%C6%C1%2F%C5%D7%C5%A9" TargetMode="External"/><Relationship Id="rId113" Type="http://schemas.openxmlformats.org/officeDocument/2006/relationships/hyperlink" Target="http://www.ilovepc.co.kr/bbs/board.php?bo_table=software&amp;wr_id=393&amp;sca=%C6%C1%2F%C5%D7%C5%A9" TargetMode="External"/><Relationship Id="rId118" Type="http://schemas.openxmlformats.org/officeDocument/2006/relationships/hyperlink" Target="http://www.ilovepc.co.kr/bbs/board.php?bo_table=software&amp;wr_id=393&amp;sca=%C6%C1%2F%C5%D7%C5%A9" TargetMode="External"/><Relationship Id="rId134" Type="http://schemas.openxmlformats.org/officeDocument/2006/relationships/hyperlink" Target="http://kldp.org/node/42101" TargetMode="External"/><Relationship Id="rId139" Type="http://schemas.openxmlformats.org/officeDocument/2006/relationships/hyperlink" Target="http://kldp.org/node/42206" TargetMode="External"/><Relationship Id="rId8" Type="http://schemas.openxmlformats.org/officeDocument/2006/relationships/image" Target="media/image2.gif"/><Relationship Id="rId51" Type="http://schemas.openxmlformats.org/officeDocument/2006/relationships/hyperlink" Target="http://www.ilovepc.co.kr/bbs/board.php?bo_table=software&amp;wr_id=393&amp;sca=%C6%C1%2F%C5%D7%C5%A9" TargetMode="External"/><Relationship Id="rId72" Type="http://schemas.openxmlformats.org/officeDocument/2006/relationships/hyperlink" Target="http://www.ilovepc.co.kr/bbs/board.php?bo_table=software&amp;wr_id=393&amp;sca=%C6%C1%2F%C5%D7%C5%A9" TargetMode="External"/><Relationship Id="rId80" Type="http://schemas.openxmlformats.org/officeDocument/2006/relationships/hyperlink" Target="http://www.ilovepc.co.kr/bbs/board.php?bo_table=software&amp;wr_id=393&amp;sca=%C6%C1%2F%C5%D7%C5%A9" TargetMode="External"/><Relationship Id="rId85" Type="http://schemas.openxmlformats.org/officeDocument/2006/relationships/hyperlink" Target="http://www.ilovepc.co.kr/bbs/board.php?bo_table=software&amp;wr_id=393&amp;sca=%C6%C1%2F%C5%D7%C5%A9" TargetMode="External"/><Relationship Id="rId93" Type="http://schemas.openxmlformats.org/officeDocument/2006/relationships/image" Target="media/image14.jpeg"/><Relationship Id="rId98" Type="http://schemas.openxmlformats.org/officeDocument/2006/relationships/hyperlink" Target="http://www.ilovepc.co.kr/bbs/board.php?bo_table=software&amp;wr_id=393&amp;sca=%C6%C1%2F%C5%D7%C5%A9" TargetMode="External"/><Relationship Id="rId121" Type="http://schemas.openxmlformats.org/officeDocument/2006/relationships/hyperlink" Target="http://098.co.kr/22204" TargetMode="Externa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target2u.blogspot.com/2007/01/shutdown.html" TargetMode="External"/><Relationship Id="rId17" Type="http://schemas.openxmlformats.org/officeDocument/2006/relationships/hyperlink" Target="http://linuxis.tistory.com/558" TargetMode="External"/><Relationship Id="rId25" Type="http://schemas.openxmlformats.org/officeDocument/2006/relationships/hyperlink" Target="http://www.blogger.com/post-edit.g?blogID=1759050102585084099&amp;postID=2561686081382286227" TargetMode="External"/><Relationship Id="rId33" Type="http://schemas.openxmlformats.org/officeDocument/2006/relationships/hyperlink" Target="http://gnusr.com/g4/bbs/board.php?bo_table=test_scrap&amp;wr_id=156" TargetMode="External"/><Relationship Id="rId38" Type="http://schemas.openxmlformats.org/officeDocument/2006/relationships/image" Target="media/image8.jpeg"/><Relationship Id="rId46" Type="http://schemas.openxmlformats.org/officeDocument/2006/relationships/hyperlink" Target="http://www.ilovepc.co.kr/bbs/board.php?bo_table=software&amp;wr_id=393&amp;sca=%C6%C1%2F%C5%D7%C5%A9" TargetMode="External"/><Relationship Id="rId59" Type="http://schemas.openxmlformats.org/officeDocument/2006/relationships/hyperlink" Target="http://www.ilovepc.co.kr/bbs/board.php?bo_table=software&amp;wr_id=393&amp;sca=%C6%C1%2F%C5%D7%C5%A9" TargetMode="External"/><Relationship Id="rId67" Type="http://schemas.openxmlformats.org/officeDocument/2006/relationships/hyperlink" Target="http://www.ilovepc.co.kr/bbs/board.php?bo_table=software&amp;wr_id=393&amp;sca=%C6%C1%2F%C5%D7%C5%A9" TargetMode="External"/><Relationship Id="rId103" Type="http://schemas.openxmlformats.org/officeDocument/2006/relationships/hyperlink" Target="http://www.ilovepc.co.kr/bbs/board.php?bo_table=software&amp;wr_id=393&amp;sca=%C6%C1%2F%C5%D7%C5%A9" TargetMode="External"/><Relationship Id="rId108" Type="http://schemas.openxmlformats.org/officeDocument/2006/relationships/image" Target="media/image17.jpeg"/><Relationship Id="rId116" Type="http://schemas.openxmlformats.org/officeDocument/2006/relationships/image" Target="media/image20.jpeg"/><Relationship Id="rId124" Type="http://schemas.openxmlformats.org/officeDocument/2006/relationships/hyperlink" Target="http://098.co.kr/22204" TargetMode="External"/><Relationship Id="rId129" Type="http://schemas.openxmlformats.org/officeDocument/2006/relationships/hyperlink" Target="http://kldp.org/user/3431" TargetMode="External"/><Relationship Id="rId137" Type="http://schemas.openxmlformats.org/officeDocument/2006/relationships/hyperlink" Target="http://kldp.org/user/1985" TargetMode="External"/><Relationship Id="rId20" Type="http://schemas.openxmlformats.org/officeDocument/2006/relationships/hyperlink" Target="http://nizistyle.tistory.com/1" TargetMode="External"/><Relationship Id="rId41" Type="http://schemas.openxmlformats.org/officeDocument/2006/relationships/hyperlink" Target="http://www.ilovepc.co.kr/bbs/board.php?bo_table=software&amp;wr_id=393&amp;sca=%C6%C1%2F%C5%D7%C5%A9" TargetMode="External"/><Relationship Id="rId54" Type="http://schemas.openxmlformats.org/officeDocument/2006/relationships/hyperlink" Target="http://www.ilovepc.co.kr/bbs/board.php?bo_table=software&amp;wr_id=393&amp;sca=%C6%C1%2F%C5%D7%C5%A9" TargetMode="External"/><Relationship Id="rId62" Type="http://schemas.openxmlformats.org/officeDocument/2006/relationships/hyperlink" Target="http://www.ilovepc.co.kr/bbs/board.php?bo_table=software&amp;wr_id=393&amp;sca=%C6%C1%2F%C5%D7%C5%A9" TargetMode="External"/><Relationship Id="rId70" Type="http://schemas.openxmlformats.org/officeDocument/2006/relationships/hyperlink" Target="http://www.ilovepc.co.kr/bbs/board.php?bo_table=software&amp;wr_id=393&amp;sca=%C6%C1%2F%C5%D7%C5%A9" TargetMode="External"/><Relationship Id="rId75" Type="http://schemas.openxmlformats.org/officeDocument/2006/relationships/hyperlink" Target="http://www.ilovepc.co.kr/bbs/board.php?bo_table=software&amp;wr_id=393&amp;sca=%C6%C1%2F%C5%D7%C5%A9" TargetMode="External"/><Relationship Id="rId83" Type="http://schemas.openxmlformats.org/officeDocument/2006/relationships/hyperlink" Target="http://www.ilovepc.co.kr/bbs/board.php?bo_table=software&amp;wr_id=393&amp;sca=%C6%C1%2F%C5%D7%C5%A9" TargetMode="External"/><Relationship Id="rId88" Type="http://schemas.openxmlformats.org/officeDocument/2006/relationships/hyperlink" Target="http://www.ilovepc.co.kr/bbs/board.php?bo_table=software&amp;wr_id=393&amp;sca=%C6%C1%2F%C5%D7%C5%A9" TargetMode="External"/><Relationship Id="rId91" Type="http://schemas.openxmlformats.org/officeDocument/2006/relationships/hyperlink" Target="http://www.ilovepc.co.kr/bbs/board.php?bo_table=software&amp;wr_id=393&amp;sca=%C6%C1%2F%C5%D7%C5%A9" TargetMode="External"/><Relationship Id="rId96" Type="http://schemas.openxmlformats.org/officeDocument/2006/relationships/hyperlink" Target="http://www.ilovepc.co.kr/bbs/board.php?bo_table=software&amp;wr_id=393&amp;sca=%C6%C1%2F%C5%D7%C5%A9" TargetMode="External"/><Relationship Id="rId111" Type="http://schemas.openxmlformats.org/officeDocument/2006/relationships/hyperlink" Target="http://www.ilovepc.co.kr/bbs/board.php?bo_table=software&amp;wr_id=393&amp;sca=%C6%C1%2F%C5%D7%C5%A9" TargetMode="External"/><Relationship Id="rId132" Type="http://schemas.openxmlformats.org/officeDocument/2006/relationships/hyperlink" Target="http://kldp.org/forum/6" TargetMode="External"/><Relationship Id="rId140" Type="http://schemas.openxmlformats.org/officeDocument/2006/relationships/hyperlink" Target="http://mwultong.blogspot.com/2006/11/linux-unix-disk-fre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namoda.springnote.com/pages/684768" TargetMode="External"/><Relationship Id="rId23" Type="http://schemas.openxmlformats.org/officeDocument/2006/relationships/image" Target="media/image4.jpeg"/><Relationship Id="rId28" Type="http://schemas.openxmlformats.org/officeDocument/2006/relationships/hyperlink" Target="javascript:trackback_send_server('http://myiweb.net/board/bbs/tb.php/webtip/47');" TargetMode="External"/><Relationship Id="rId36" Type="http://schemas.openxmlformats.org/officeDocument/2006/relationships/hyperlink" Target="mailto:nam@211.215.2.1:/data/backup.sh" TargetMode="External"/><Relationship Id="rId49" Type="http://schemas.openxmlformats.org/officeDocument/2006/relationships/hyperlink" Target="http://www.ilovepc.co.kr/bbs/board.php?bo_table=software&amp;wr_id=393&amp;sca=%C6%C1%2F%C5%D7%C5%A9" TargetMode="External"/><Relationship Id="rId57" Type="http://schemas.openxmlformats.org/officeDocument/2006/relationships/hyperlink" Target="http://www.ilovepc.co.kr/bbs/board.php?bo_table=software&amp;wr_id=393&amp;sca=%C6%C1%2F%C5%D7%C5%A9" TargetMode="External"/><Relationship Id="rId106" Type="http://schemas.openxmlformats.org/officeDocument/2006/relationships/hyperlink" Target="http://www.ilovepc.co.kr/bbs/board.php?bo_table=software&amp;wr_id=393&amp;sca=%C6%C1%2F%C5%D7%C5%A9" TargetMode="External"/><Relationship Id="rId114" Type="http://schemas.openxmlformats.org/officeDocument/2006/relationships/image" Target="media/image18.jpeg"/><Relationship Id="rId119" Type="http://schemas.openxmlformats.org/officeDocument/2006/relationships/hyperlink" Target="http://www.ilovepc.co.kr/bbs/board.php?bo_table=software&amp;wr_id=393&amp;sca=%C6%C1%2F%C5%D7%C5%A9" TargetMode="External"/><Relationship Id="rId127" Type="http://schemas.openxmlformats.org/officeDocument/2006/relationships/hyperlink" Target="http://cafe.naver.com/digitechlove/366" TargetMode="External"/><Relationship Id="rId10" Type="http://schemas.openxmlformats.org/officeDocument/2006/relationships/image" Target="media/image3.gif"/><Relationship Id="rId31" Type="http://schemas.openxmlformats.org/officeDocument/2006/relationships/hyperlink" Target="http://inum.tistory.com/82" TargetMode="External"/><Relationship Id="rId44" Type="http://schemas.openxmlformats.org/officeDocument/2006/relationships/hyperlink" Target="http://www.ilovepc.co.kr/bbs/board.php?bo_table=software&amp;wr_id=393&amp;sca=%C6%C1%2F%C5%D7%C5%A9" TargetMode="External"/><Relationship Id="rId52" Type="http://schemas.openxmlformats.org/officeDocument/2006/relationships/hyperlink" Target="http://www.ilovepc.co.kr/bbs/board.php?bo_table=software&amp;wr_id=393&amp;sca=%C6%C1%2F%C5%D7%C5%A9" TargetMode="External"/><Relationship Id="rId60" Type="http://schemas.openxmlformats.org/officeDocument/2006/relationships/hyperlink" Target="http://www.ilovepc.co.kr/bbs/board.php?bo_table=software&amp;wr_id=393&amp;sca=%C6%C1%2F%C5%D7%C5%A9" TargetMode="External"/><Relationship Id="rId65" Type="http://schemas.openxmlformats.org/officeDocument/2006/relationships/hyperlink" Target="http://www.ilovepc.co.kr/bbs/board.php?bo_table=software&amp;wr_id=393&amp;sca=%C6%C1%2F%C5%D7%C5%A9" TargetMode="External"/><Relationship Id="rId73" Type="http://schemas.openxmlformats.org/officeDocument/2006/relationships/hyperlink" Target="http://www.ilovepc.co.kr/bbs/board.php?bo_table=software&amp;wr_id=393&amp;sca=%C6%C1%2F%C5%D7%C5%A9" TargetMode="External"/><Relationship Id="rId78" Type="http://schemas.openxmlformats.org/officeDocument/2006/relationships/hyperlink" Target="http://www.ilovepc.co.kr/bbs/board.php?bo_table=software&amp;wr_id=393&amp;sca=%C6%C1%2F%C5%D7%C5%A9" TargetMode="External"/><Relationship Id="rId81" Type="http://schemas.openxmlformats.org/officeDocument/2006/relationships/hyperlink" Target="http://www.ilovepc.co.kr/bbs/board.php?bo_table=software&amp;wr_id=393&amp;sca=%C6%C1%2F%C5%D7%C5%A9" TargetMode="External"/><Relationship Id="rId86" Type="http://schemas.openxmlformats.org/officeDocument/2006/relationships/hyperlink" Target="http://www.ilovepc.co.kr/bbs/board.php?bo_table=software&amp;wr_id=393&amp;sca=%C6%C1%2F%C5%D7%C5%A9" TargetMode="External"/><Relationship Id="rId94" Type="http://schemas.openxmlformats.org/officeDocument/2006/relationships/image" Target="media/image15.jpeg"/><Relationship Id="rId99" Type="http://schemas.openxmlformats.org/officeDocument/2006/relationships/hyperlink" Target="http://www.ilovepc.co.kr/bbs/board.php?bo_table=software&amp;wr_id=393&amp;sca=%C6%C1%2F%C5%D7%C5%A9" TargetMode="External"/><Relationship Id="rId101" Type="http://schemas.openxmlformats.org/officeDocument/2006/relationships/image" Target="media/image16.jpeg"/><Relationship Id="rId122" Type="http://schemas.openxmlformats.org/officeDocument/2006/relationships/image" Target="media/image22.gif"/><Relationship Id="rId130" Type="http://schemas.openxmlformats.org/officeDocument/2006/relationships/image" Target="media/image23.jpeg"/><Relationship Id="rId135" Type="http://schemas.openxmlformats.org/officeDocument/2006/relationships/hyperlink" Target="http://kldp.org/user/login?destination=node/42206%2523comment-fo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nix.com/members/3770.html" TargetMode="External"/><Relationship Id="rId13" Type="http://schemas.openxmlformats.org/officeDocument/2006/relationships/hyperlink" Target="http://target2u.blogspot.com/2007/01/shutdown.html" TargetMode="External"/><Relationship Id="rId18" Type="http://schemas.openxmlformats.org/officeDocument/2006/relationships/hyperlink" Target="http://myblog.oranc.co.kr/201" TargetMode="External"/><Relationship Id="rId39" Type="http://schemas.openxmlformats.org/officeDocument/2006/relationships/image" Target="media/image9.jpeg"/><Relationship Id="rId109" Type="http://schemas.openxmlformats.org/officeDocument/2006/relationships/hyperlink" Target="http://www.ilovepc.co.kr/bbs/board.php?bo_table=software&amp;wr_id=393&amp;sca=%C6%C1%2F%C5%D7%C5%A9" TargetMode="External"/><Relationship Id="rId34" Type="http://schemas.openxmlformats.org/officeDocument/2006/relationships/hyperlink" Target="http://namsoon00.tistory.com/entry/SCP-%EB%AA%85%EB%A0%B9%EC%96%B4" TargetMode="External"/><Relationship Id="rId50" Type="http://schemas.openxmlformats.org/officeDocument/2006/relationships/hyperlink" Target="http://www.ilovepc.co.kr/bbs/board.php?bo_table=software&amp;wr_id=393&amp;sca=%C6%C1%2F%C5%D7%C5%A9" TargetMode="External"/><Relationship Id="rId55" Type="http://schemas.openxmlformats.org/officeDocument/2006/relationships/hyperlink" Target="http://www.ilovepc.co.kr/bbs/board.php?bo_table=software&amp;wr_id=393&amp;sca=%C6%C1%2F%C5%D7%C5%A9" TargetMode="External"/><Relationship Id="rId76" Type="http://schemas.openxmlformats.org/officeDocument/2006/relationships/hyperlink" Target="http://www.ilovepc.co.kr/bbs/board.php?bo_table=software&amp;wr_id=393&amp;sca=%C6%C1%2F%C5%D7%C5%A9" TargetMode="External"/><Relationship Id="rId97" Type="http://schemas.openxmlformats.org/officeDocument/2006/relationships/hyperlink" Target="http://www.ilovepc.co.kr/bbs/board.php?bo_table=software&amp;wr_id=393&amp;sca=%C6%C1%2F%C5%D7%C5%A9" TargetMode="External"/><Relationship Id="rId104" Type="http://schemas.openxmlformats.org/officeDocument/2006/relationships/hyperlink" Target="http://www.ilovepc.co.kr/bbs/board.php?bo_table=software&amp;wr_id=393&amp;sca=%C6%C1%2F%C5%D7%C5%A9" TargetMode="External"/><Relationship Id="rId120" Type="http://schemas.openxmlformats.org/officeDocument/2006/relationships/image" Target="media/image21.jpeg"/><Relationship Id="rId125" Type="http://schemas.openxmlformats.org/officeDocument/2006/relationships/hyperlink" Target="http://098.co.kr/?mid=blog&amp;category=27113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yperlink" Target="http://www.ilovepc.co.kr/bbs/board.php?bo_table=software&amp;wr_id=393&amp;sca=%C6%C1%2F%C5%D7%C5%A9" TargetMode="External"/><Relationship Id="rId92" Type="http://schemas.openxmlformats.org/officeDocument/2006/relationships/image" Target="media/image13.jpeg"/><Relationship Id="rId2" Type="http://schemas.openxmlformats.org/officeDocument/2006/relationships/styles" Target="styles.xml"/><Relationship Id="rId29" Type="http://schemas.openxmlformats.org/officeDocument/2006/relationships/image" Target="media/image6.gif"/><Relationship Id="rId24" Type="http://schemas.openxmlformats.org/officeDocument/2006/relationships/hyperlink" Target="http://visualhhk.blogspot.com/2010/06/vnc-linux.html" TargetMode="External"/><Relationship Id="rId40" Type="http://schemas.openxmlformats.org/officeDocument/2006/relationships/hyperlink" Target="http://www.ilovepc.co.kr/bbs/board.php?bo_table=software&amp;wr_id=393&amp;sca=%C6%C1%2F%C5%D7%C5%A9" TargetMode="External"/><Relationship Id="rId45" Type="http://schemas.openxmlformats.org/officeDocument/2006/relationships/hyperlink" Target="http://www.ilovepc.co.kr/bbs/board.php?bo_table=software&amp;wr_id=393&amp;sca=%C6%C1%2F%C5%D7%C5%A9" TargetMode="External"/><Relationship Id="rId66" Type="http://schemas.openxmlformats.org/officeDocument/2006/relationships/hyperlink" Target="http://www.vmware.com/products/ws" TargetMode="External"/><Relationship Id="rId87" Type="http://schemas.openxmlformats.org/officeDocument/2006/relationships/hyperlink" Target="http://www.ilovepc.co.kr/bbs/board.php?bo_table=software&amp;wr_id=393&amp;sca=%C6%C1%2F%C5%D7%C5%A9" TargetMode="External"/><Relationship Id="rId110" Type="http://schemas.openxmlformats.org/officeDocument/2006/relationships/hyperlink" Target="http://www.ilovepc.co.kr/bbs/board.php?bo_table=software&amp;wr_id=393&amp;sca=%C6%C1%2F%C5%D7%C5%A9" TargetMode="External"/><Relationship Id="rId115" Type="http://schemas.openxmlformats.org/officeDocument/2006/relationships/image" Target="media/image19.jpeg"/><Relationship Id="rId131" Type="http://schemas.openxmlformats.org/officeDocument/2006/relationships/hyperlink" Target="http://kldp.org/user/3431" TargetMode="External"/><Relationship Id="rId136" Type="http://schemas.openxmlformats.org/officeDocument/2006/relationships/hyperlink" Target="http://kldp.org/user/register?destination=node/42206%2523comment-form" TargetMode="External"/><Relationship Id="rId61" Type="http://schemas.openxmlformats.org/officeDocument/2006/relationships/hyperlink" Target="http://www.ilovepc.co.kr/bbs/board.php?bo_table=software&amp;wr_id=393&amp;sca=%C6%C1%2F%C5%D7%C5%A9" TargetMode="External"/><Relationship Id="rId82" Type="http://schemas.openxmlformats.org/officeDocument/2006/relationships/hyperlink" Target="http://www.ilovepc.co.kr/bbs/board.php?bo_table=software&amp;wr_id=393&amp;sca=%C6%C1%2F%C5%D7%C5%A9" TargetMode="External"/><Relationship Id="rId19" Type="http://schemas.openxmlformats.org/officeDocument/2006/relationships/hyperlink" Target="http://visualhhk.blogspot.com/2010/06/linux-iptables.html" TargetMode="External"/><Relationship Id="rId14" Type="http://schemas.openxmlformats.org/officeDocument/2006/relationships/hyperlink" Target="http://wiki.kldp.org/wiki.php/ShellProgrammingTutorial" TargetMode="External"/><Relationship Id="rId30" Type="http://schemas.openxmlformats.org/officeDocument/2006/relationships/image" Target="media/image7.gif"/><Relationship Id="rId35" Type="http://schemas.openxmlformats.org/officeDocument/2006/relationships/hyperlink" Target="http://namsoon00.tistory.com/category/%EB%82%A8%EC%88%9C%27s%20%EA%B0%9C%EB%B0%9C%EC%9E%90%EC%9D%B4%EC%95%BC%EA%B8%B0/linux" TargetMode="External"/><Relationship Id="rId56" Type="http://schemas.openxmlformats.org/officeDocument/2006/relationships/hyperlink" Target="http://www.ilovepc.co.kr/bbs/board.php?bo_table=software&amp;wr_id=393&amp;sca=%C6%C1%2F%C5%D7%C5%A9" TargetMode="External"/><Relationship Id="rId77" Type="http://schemas.openxmlformats.org/officeDocument/2006/relationships/image" Target="media/image10.jpeg"/><Relationship Id="rId100" Type="http://schemas.openxmlformats.org/officeDocument/2006/relationships/hyperlink" Target="http://www.ilovepc.co.kr/bbs/board.php?bo_table=software&amp;wr_id=393&amp;sca=%C6%C1%2F%C5%D7%C5%A9" TargetMode="External"/><Relationship Id="rId105" Type="http://schemas.openxmlformats.org/officeDocument/2006/relationships/hyperlink" Target="http://www.ilovepc.co.kr/bbs/board.php?bo_table=software&amp;wr_id=393&amp;sca=%C6%C1%2F%C5%D7%C5%A9" TargetMode="External"/><Relationship Id="rId126" Type="http://schemas.openxmlformats.org/officeDocument/2006/relationships/hyperlink" Target="http://hmjkor.tistory.com/6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2491</TotalTime>
  <Pages>59</Pages>
  <Words>9330</Words>
  <Characters>53183</Characters>
  <Application>Microsoft Office Word</Application>
  <DocSecurity>0</DocSecurity>
  <Lines>443</Lines>
  <Paragraphs>124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kdt</dc:creator>
  <cp:keywords/>
  <dc:description/>
  <cp:lastModifiedBy>khh</cp:lastModifiedBy>
  <cp:revision>193</cp:revision>
  <dcterms:created xsi:type="dcterms:W3CDTF">2010-05-27T11:44:00Z</dcterms:created>
  <dcterms:modified xsi:type="dcterms:W3CDTF">2013-12-25T13:52:00Z</dcterms:modified>
</cp:coreProperties>
</file>